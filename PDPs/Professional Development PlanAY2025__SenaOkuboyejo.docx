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Pr="00944870" w:rsidR="00ED422A" w:rsidP="00ED422A" w:rsidRDefault="00ED422A" w14:paraId="0BFEB369" w14:textId="77777777">
      <w:pPr>
        <w:shd w:val="clear" w:color="auto" w:fill="A6A6A6"/>
        <w:jc w:val="center"/>
        <w:rPr>
          <w:rFonts w:ascii="Times New Roman" w:hAnsi="Times New Roman"/>
          <w:b/>
          <w:sz w:val="28"/>
          <w:szCs w:val="28"/>
        </w:rPr>
      </w:pPr>
      <w:r w:rsidRPr="00944870">
        <w:rPr>
          <w:rFonts w:ascii="Times New Roman" w:hAnsi="Times New Roman"/>
          <w:b/>
          <w:sz w:val="28"/>
          <w:szCs w:val="28"/>
        </w:rPr>
        <w:t>Faculty Professional Development Pl</w:t>
      </w:r>
      <w:r>
        <w:rPr>
          <w:rFonts w:ascii="Times New Roman" w:hAnsi="Times New Roman"/>
          <w:b/>
          <w:sz w:val="28"/>
          <w:szCs w:val="28"/>
        </w:rPr>
        <w:t>an and Report</w:t>
      </w:r>
    </w:p>
    <w:p w:rsidRPr="00D261A3" w:rsidR="00ED422A" w:rsidP="00ED422A" w:rsidRDefault="00ED422A" w14:paraId="45357E43" w14:textId="77777777">
      <w:pPr>
        <w:jc w:val="center"/>
        <w:rPr>
          <w:rFonts w:ascii="Times New Roman" w:hAnsi="Times New Roman"/>
          <w:b/>
        </w:rPr>
      </w:pPr>
    </w:p>
    <w:p w:rsidR="00ED422A" w:rsidP="00ED422A" w:rsidRDefault="00ED422A" w14:paraId="3039B63E" w14:textId="3A61C5E9">
      <w:pPr>
        <w:rPr>
          <w:rFonts w:ascii="Times New Roman" w:hAnsi="Times New Roman"/>
          <w:b/>
        </w:rPr>
      </w:pPr>
      <w:r w:rsidRPr="00D261A3">
        <w:rPr>
          <w:rFonts w:ascii="Times New Roman" w:hAnsi="Times New Roman"/>
          <w:b/>
        </w:rPr>
        <w:t>Faculty: Senanu Okuboyejo</w:t>
      </w:r>
      <w:r>
        <w:tab/>
      </w:r>
      <w:r>
        <w:tab/>
      </w:r>
      <w:r>
        <w:tab/>
      </w:r>
      <w:r w:rsidRPr="00D261A3">
        <w:rPr>
          <w:rFonts w:ascii="Times New Roman" w:hAnsi="Times New Roman"/>
          <w:b/>
        </w:rPr>
        <w:t>Department: MIS</w:t>
      </w:r>
      <w:r w:rsidRPr="3C53863A" w:rsidR="479E2667">
        <w:rPr>
          <w:rFonts w:ascii="Times New Roman" w:hAnsi="Times New Roman"/>
          <w:b/>
          <w:bCs/>
        </w:rPr>
        <w:t xml:space="preserve"> (Management Information System)</w:t>
      </w:r>
    </w:p>
    <w:p w:rsidRPr="00D261A3" w:rsidR="00127037" w:rsidP="00ED422A" w:rsidRDefault="00127037" w14:paraId="0B0A5D7A" w14:textId="77777777">
      <w:pPr>
        <w:rPr>
          <w:rFonts w:ascii="Times New Roman" w:hAnsi="Times New Roman"/>
          <w:b/>
        </w:rPr>
      </w:pPr>
    </w:p>
    <w:p w:rsidRPr="007526DB" w:rsidR="00ED422A" w:rsidP="00ED422A" w:rsidRDefault="00ED422A" w14:paraId="31114390" w14:textId="7EBD471B">
      <w:pPr>
        <w:rPr>
          <w:rFonts w:ascii="Times New Roman" w:hAnsi="Times New Roman"/>
          <w:b/>
          <w:bCs/>
        </w:rPr>
      </w:pPr>
      <w:r w:rsidRPr="00D261A3">
        <w:rPr>
          <w:rFonts w:ascii="Times New Roman" w:hAnsi="Times New Roman"/>
          <w:b/>
        </w:rPr>
        <w:t xml:space="preserve">Period: </w:t>
      </w:r>
      <w:r w:rsidRPr="007526DB">
        <w:rPr>
          <w:rFonts w:ascii="Times New Roman" w:hAnsi="Times New Roman"/>
          <w:b/>
          <w:bCs/>
        </w:rPr>
        <w:t>August 2023 - April 2024 (AY23-24)</w:t>
      </w:r>
      <w:r w:rsidRPr="3C53863A" w:rsidR="07E07705">
        <w:rPr>
          <w:rFonts w:ascii="Times New Roman" w:hAnsi="Times New Roman"/>
          <w:b/>
          <w:bCs/>
        </w:rPr>
        <w:t xml:space="preserve"> </w:t>
      </w:r>
      <w:r w:rsidR="00B64963">
        <w:tab/>
      </w:r>
      <w:r w:rsidR="00B64963">
        <w:rPr>
          <w:rFonts w:ascii="Times New Roman" w:hAnsi="Times New Roman"/>
          <w:b/>
          <w:bCs/>
        </w:rPr>
        <w:t>College: Business &amp; Management</w:t>
      </w:r>
    </w:p>
    <w:p w:rsidRPr="00D261A3" w:rsidR="00ED422A" w:rsidP="00ED422A" w:rsidRDefault="00ED422A" w14:paraId="7E59B962" w14:textId="77777777">
      <w:pPr>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8241" behindDoc="0" locked="0" layoutInCell="1" allowOverlap="1" wp14:anchorId="5329EF25" wp14:editId="0AC832BD">
                <wp:simplePos x="0" y="0"/>
                <wp:positionH relativeFrom="column">
                  <wp:posOffset>-63500</wp:posOffset>
                </wp:positionH>
                <wp:positionV relativeFrom="paragraph">
                  <wp:posOffset>73660</wp:posOffset>
                </wp:positionV>
                <wp:extent cx="5584825" cy="9525"/>
                <wp:effectExtent l="12700" t="6985" r="12700"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31D66E0F">
                <v:path fillok="f" arrowok="t" o:connecttype="none"/>
                <o:lock v:ext="edit" shapetype="t"/>
              </v:shapetype>
              <v:shape id="Straight Arrow Connector 2" style="position:absolute;margin-left:-5pt;margin-top:5.8pt;width:439.75pt;height:.75pt;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"/>
            </w:pict>
          </mc:Fallback>
        </mc:AlternateContent>
      </w:r>
    </w:p>
    <w:p w:rsidRPr="00ED422A" w:rsidR="008268EC" w:rsidP="008268EC" w:rsidRDefault="008268EC" w14:paraId="78D47708" w14:textId="133299FB">
      <w:pPr>
        <w:rPr>
          <w:rFonts w:ascii="Times New Roman" w:hAnsi="Times New Roman"/>
          <w:b/>
        </w:rPr>
      </w:pPr>
      <w:r w:rsidRPr="00ED422A">
        <w:rPr>
          <w:rFonts w:ascii="Times New Roman" w:hAnsi="Times New Roman"/>
          <w:b/>
        </w:rPr>
        <w:t xml:space="preserve">Dear </w:t>
      </w:r>
      <w:bookmarkStart w:name="_Int_onT70AW3" w:id="0"/>
      <w:r w:rsidRPr="00ED422A">
        <w:rPr>
          <w:rFonts w:ascii="Times New Roman" w:hAnsi="Times New Roman"/>
          <w:b/>
        </w:rPr>
        <w:t>Dean</w:t>
      </w:r>
      <w:bookmarkEnd w:id="0"/>
      <w:r w:rsidRPr="00ED422A">
        <w:rPr>
          <w:rFonts w:ascii="Times New Roman" w:hAnsi="Times New Roman"/>
          <w:b/>
        </w:rPr>
        <w:t xml:space="preserve"> Rassule,</w:t>
      </w:r>
    </w:p>
    <w:p w:rsidRPr="00207293" w:rsidR="008268EC" w:rsidP="00207293" w:rsidRDefault="008268EC" w14:paraId="0E0ABED6" w14:textId="7260B4D2">
      <w:pPr>
        <w:jc w:val="both"/>
        <w:rPr>
          <w:rFonts w:ascii="Times New Roman" w:hAnsi="Times New Roman"/>
          <w:bCs/>
        </w:rPr>
      </w:pPr>
      <w:r w:rsidRPr="00207293">
        <w:rPr>
          <w:rFonts w:ascii="Times New Roman" w:hAnsi="Times New Roman"/>
          <w:bCs/>
        </w:rPr>
        <w:t xml:space="preserve">I am pleased to submit my Professional Development Report for the academic year </w:t>
      </w:r>
      <w:r w:rsidRPr="00207293" w:rsidR="003C3977">
        <w:rPr>
          <w:rFonts w:ascii="Times New Roman" w:hAnsi="Times New Roman"/>
          <w:bCs/>
        </w:rPr>
        <w:t>2023-24</w:t>
      </w:r>
      <w:r w:rsidRPr="00207293">
        <w:rPr>
          <w:rFonts w:ascii="Times New Roman" w:hAnsi="Times New Roman"/>
          <w:bCs/>
        </w:rPr>
        <w:t>. This comprehensive document encapsulates my dedication and commitment to excellence in the realms of teaching, scholarship/research, continuing preparation and study, contribution to student growth and development, and service to the institution</w:t>
      </w:r>
      <w:r w:rsidRPr="00207293" w:rsidR="00C73CA5">
        <w:rPr>
          <w:rFonts w:ascii="Times New Roman" w:hAnsi="Times New Roman"/>
          <w:bCs/>
        </w:rPr>
        <w:t xml:space="preserve"> </w:t>
      </w:r>
      <w:r w:rsidRPr="00207293" w:rsidR="00207293">
        <w:rPr>
          <w:rFonts w:ascii="Times New Roman" w:hAnsi="Times New Roman"/>
          <w:color w:val="0F0F0F"/>
        </w:rPr>
        <w:t xml:space="preserve">as well as </w:t>
      </w:r>
      <w:r w:rsidRPr="00207293" w:rsidR="00C73CA5">
        <w:rPr>
          <w:rFonts w:ascii="Times New Roman" w:hAnsi="Times New Roman"/>
          <w:color w:val="0F0F0F"/>
        </w:rPr>
        <w:t>activities geared toward closing equity gaps</w:t>
      </w:r>
      <w:r w:rsidRPr="00207293">
        <w:rPr>
          <w:rFonts w:ascii="Times New Roman" w:hAnsi="Times New Roman"/>
          <w:bCs/>
        </w:rPr>
        <w:t>.</w:t>
      </w:r>
    </w:p>
    <w:p w:rsidRPr="00207293" w:rsidR="008268EC" w:rsidP="00207293" w:rsidRDefault="008268EC" w14:paraId="4D47D4E2" w14:textId="77777777">
      <w:pPr>
        <w:jc w:val="both"/>
        <w:rPr>
          <w:rFonts w:ascii="Times New Roman" w:hAnsi="Times New Roman"/>
          <w:bCs/>
        </w:rPr>
      </w:pPr>
    </w:p>
    <w:p w:rsidR="00992872" w:rsidP="00207293" w:rsidRDefault="008268EC" w14:paraId="1B0506DE" w14:textId="77777777">
      <w:pPr>
        <w:pStyle w:val="ListParagraph"/>
        <w:numPr>
          <w:ilvl w:val="0"/>
          <w:numId w:val="28"/>
        </w:numPr>
        <w:jc w:val="both"/>
        <w:rPr>
          <w:rFonts w:ascii="Times New Roman" w:hAnsi="Times New Roman"/>
          <w:bCs/>
        </w:rPr>
      </w:pPr>
      <w:r w:rsidRPr="00992872">
        <w:rPr>
          <w:rFonts w:ascii="Times New Roman" w:hAnsi="Times New Roman"/>
          <w:bCs/>
        </w:rPr>
        <w:t>Teaching:</w:t>
      </w:r>
      <w:r w:rsidR="00992872">
        <w:rPr>
          <w:rFonts w:ascii="Times New Roman" w:hAnsi="Times New Roman"/>
          <w:bCs/>
        </w:rPr>
        <w:t xml:space="preserve"> </w:t>
      </w:r>
      <w:r w:rsidRPr="00992872">
        <w:rPr>
          <w:rFonts w:ascii="Times New Roman" w:hAnsi="Times New Roman"/>
          <w:bCs/>
        </w:rPr>
        <w:t>Throughout the academic year, my primary focus has been on fostering an engaging and inclusive learning environment. I have incorporated innovative teaching methodologies, embraced technology, and consistently sought feedback to enhance the quality of education provided to my students. This section will delve into specific strategies employed, outcomes achieved, and improvements made in response to evaluations.</w:t>
      </w:r>
    </w:p>
    <w:p w:rsidR="00E85981" w:rsidP="00207293" w:rsidRDefault="008268EC" w14:paraId="3BF2420F" w14:textId="77777777">
      <w:pPr>
        <w:pStyle w:val="ListParagraph"/>
        <w:numPr>
          <w:ilvl w:val="0"/>
          <w:numId w:val="28"/>
        </w:numPr>
        <w:jc w:val="both"/>
        <w:rPr>
          <w:rFonts w:ascii="Times New Roman" w:hAnsi="Times New Roman"/>
          <w:bCs/>
        </w:rPr>
      </w:pPr>
      <w:r w:rsidRPr="00992872">
        <w:rPr>
          <w:rFonts w:ascii="Times New Roman" w:hAnsi="Times New Roman"/>
          <w:bCs/>
        </w:rPr>
        <w:t>Scholarship/Research:</w:t>
      </w:r>
      <w:r w:rsidR="00E85981">
        <w:rPr>
          <w:rFonts w:ascii="Times New Roman" w:hAnsi="Times New Roman"/>
          <w:bCs/>
        </w:rPr>
        <w:t xml:space="preserve"> </w:t>
      </w:r>
      <w:r w:rsidRPr="00E85981">
        <w:rPr>
          <w:rFonts w:ascii="Times New Roman" w:hAnsi="Times New Roman"/>
          <w:bCs/>
        </w:rPr>
        <w:t>My pursuit of knowledge extends beyond the classroom, as reflected in my scholarly activities during the past year. I have actively engaged in research projects, attended conferences, and published articles, contributing to the intellectual vitality of our academic community. The report will outline the scope and impact of my research endeavors.</w:t>
      </w:r>
    </w:p>
    <w:p w:rsidR="00E85981" w:rsidP="00207293" w:rsidRDefault="008268EC" w14:paraId="61985299" w14:textId="77777777">
      <w:pPr>
        <w:pStyle w:val="ListParagraph"/>
        <w:numPr>
          <w:ilvl w:val="0"/>
          <w:numId w:val="28"/>
        </w:numPr>
        <w:jc w:val="both"/>
        <w:rPr>
          <w:rFonts w:ascii="Times New Roman" w:hAnsi="Times New Roman"/>
          <w:bCs/>
        </w:rPr>
      </w:pPr>
      <w:r w:rsidRPr="00E85981">
        <w:rPr>
          <w:rFonts w:ascii="Times New Roman" w:hAnsi="Times New Roman"/>
          <w:bCs/>
        </w:rPr>
        <w:t>Continuing Preparation and Study:</w:t>
      </w:r>
      <w:r w:rsidR="00E85981">
        <w:rPr>
          <w:rFonts w:ascii="Times New Roman" w:hAnsi="Times New Roman"/>
          <w:bCs/>
        </w:rPr>
        <w:t xml:space="preserve"> </w:t>
      </w:r>
      <w:r w:rsidRPr="00E85981">
        <w:rPr>
          <w:rFonts w:ascii="Times New Roman" w:hAnsi="Times New Roman"/>
          <w:bCs/>
        </w:rPr>
        <w:t>As an advocate for lifelong learning, I have invested time and effort in professional development opportunities. This section will highlight the courses, workshops, and certifications undertaken to stay abreast of the latest advancements in my field and how these endeavors have enriched my teaching and research.</w:t>
      </w:r>
    </w:p>
    <w:p w:rsidR="00A821CD" w:rsidP="00207293" w:rsidRDefault="008268EC" w14:paraId="440D7618" w14:textId="292F8F65">
      <w:pPr>
        <w:pStyle w:val="ListParagraph"/>
        <w:numPr>
          <w:ilvl w:val="0"/>
          <w:numId w:val="28"/>
        </w:numPr>
        <w:jc w:val="both"/>
        <w:rPr>
          <w:rFonts w:ascii="Times New Roman" w:hAnsi="Times New Roman"/>
          <w:bCs/>
        </w:rPr>
      </w:pPr>
      <w:r w:rsidRPr="00E85981">
        <w:rPr>
          <w:rFonts w:ascii="Times New Roman" w:hAnsi="Times New Roman"/>
          <w:bCs/>
        </w:rPr>
        <w:t>Contribution to Student Growth and Development:</w:t>
      </w:r>
      <w:r w:rsidR="00E85981">
        <w:rPr>
          <w:rFonts w:ascii="Times New Roman" w:hAnsi="Times New Roman"/>
          <w:bCs/>
        </w:rPr>
        <w:t xml:space="preserve"> </w:t>
      </w:r>
      <w:r w:rsidRPr="00E85981">
        <w:rPr>
          <w:rFonts w:ascii="Times New Roman" w:hAnsi="Times New Roman"/>
          <w:bCs/>
        </w:rPr>
        <w:t xml:space="preserve">Recognizing the pivotal role educators play in shaping the lives of students, I have implemented initiatives aimed at holistic student development. This section will detail mentoring, advising, and extracurricular involvement, </w:t>
      </w:r>
      <w:r w:rsidRPr="3C53863A" w:rsidR="5EFE264B">
        <w:rPr>
          <w:rFonts w:ascii="Times New Roman" w:hAnsi="Times New Roman"/>
        </w:rPr>
        <w:t>highlighting</w:t>
      </w:r>
      <w:r w:rsidRPr="00E85981">
        <w:rPr>
          <w:rFonts w:ascii="Times New Roman" w:hAnsi="Times New Roman"/>
          <w:bCs/>
        </w:rPr>
        <w:t xml:space="preserve"> how </w:t>
      </w:r>
      <w:r w:rsidRPr="3C53863A" w:rsidR="00FDFF9B">
        <w:rPr>
          <w:rFonts w:ascii="Times New Roman" w:hAnsi="Times New Roman"/>
        </w:rPr>
        <w:t>I have</w:t>
      </w:r>
      <w:r w:rsidRPr="00E85981">
        <w:rPr>
          <w:rFonts w:ascii="Times New Roman" w:hAnsi="Times New Roman"/>
          <w:bCs/>
        </w:rPr>
        <w:t xml:space="preserve"> supported students beyond the academic curriculum.</w:t>
      </w:r>
    </w:p>
    <w:p w:rsidRPr="00A821CD" w:rsidR="008268EC" w:rsidP="00207293" w:rsidRDefault="008268EC" w14:paraId="7505BD75" w14:textId="0EDFCC4F">
      <w:pPr>
        <w:pStyle w:val="ListParagraph"/>
        <w:numPr>
          <w:ilvl w:val="0"/>
          <w:numId w:val="28"/>
        </w:numPr>
        <w:jc w:val="both"/>
        <w:rPr>
          <w:rFonts w:ascii="Times New Roman" w:hAnsi="Times New Roman"/>
          <w:bCs/>
        </w:rPr>
      </w:pPr>
      <w:r w:rsidRPr="00A821CD">
        <w:rPr>
          <w:rFonts w:ascii="Times New Roman" w:hAnsi="Times New Roman"/>
          <w:bCs/>
        </w:rPr>
        <w:t>Service to the Institution:</w:t>
      </w:r>
      <w:r w:rsidR="00A821CD">
        <w:rPr>
          <w:rFonts w:ascii="Times New Roman" w:hAnsi="Times New Roman"/>
          <w:bCs/>
        </w:rPr>
        <w:t xml:space="preserve"> </w:t>
      </w:r>
      <w:r w:rsidRPr="00A821CD">
        <w:rPr>
          <w:rFonts w:ascii="Times New Roman" w:hAnsi="Times New Roman"/>
          <w:bCs/>
        </w:rPr>
        <w:t>Service to the institution is a cornerstone of my professional ethos. This report will outline my active participation in departmental committees, collaborative projects, and other activities that contribute to the overall well-being and progress of our institution.</w:t>
      </w:r>
    </w:p>
    <w:p w:rsidRPr="00207293" w:rsidR="00E11D3F" w:rsidP="00207293" w:rsidRDefault="00E11D3F" w14:paraId="7C2C0C5B" w14:textId="77777777">
      <w:pPr>
        <w:jc w:val="both"/>
        <w:rPr>
          <w:rFonts w:ascii="Times New Roman" w:hAnsi="Times New Roman"/>
          <w:bCs/>
        </w:rPr>
      </w:pPr>
    </w:p>
    <w:p w:rsidRPr="00207293" w:rsidR="00E11D3F" w:rsidP="6E8E83E9" w:rsidRDefault="007421FC" w14:paraId="5D22D935" w14:textId="4A78BB0F">
      <w:pPr>
        <w:jc w:val="both"/>
        <w:rPr>
          <w:rFonts w:ascii="Times New Roman" w:hAnsi="Times New Roman"/>
        </w:rPr>
      </w:pPr>
      <w:r w:rsidRPr="6E8E83E9">
        <w:rPr>
          <w:rFonts w:ascii="Times New Roman" w:hAnsi="Times New Roman"/>
        </w:rPr>
        <w:t>To achieve the</w:t>
      </w:r>
      <w:r w:rsidRPr="6E8E83E9" w:rsidR="00187B39">
        <w:rPr>
          <w:rFonts w:ascii="Times New Roman" w:hAnsi="Times New Roman"/>
        </w:rPr>
        <w:t xml:space="preserve"> plans, some of the </w:t>
      </w:r>
      <w:r w:rsidRPr="6E8E83E9" w:rsidR="00696DFC">
        <w:rPr>
          <w:rFonts w:ascii="Times New Roman" w:hAnsi="Times New Roman"/>
        </w:rPr>
        <w:t xml:space="preserve">professional development activities </w:t>
      </w:r>
      <w:r w:rsidRPr="6E8E83E9" w:rsidR="00187B39">
        <w:rPr>
          <w:rFonts w:ascii="Times New Roman" w:hAnsi="Times New Roman"/>
        </w:rPr>
        <w:t xml:space="preserve">are </w:t>
      </w:r>
      <w:r w:rsidRPr="6E8E83E9" w:rsidR="000E3FC3">
        <w:rPr>
          <w:rFonts w:ascii="Times New Roman" w:hAnsi="Times New Roman"/>
        </w:rPr>
        <w:t xml:space="preserve">highlighted below: </w:t>
      </w:r>
    </w:p>
    <w:p w:rsidRPr="00A02B1A" w:rsidR="00AE0C88" w:rsidP="00207293" w:rsidRDefault="00AE0C88" w14:paraId="45F9BE26" w14:textId="7D5B5810">
      <w:pPr>
        <w:pStyle w:val="ListParagraph"/>
        <w:numPr>
          <w:ilvl w:val="0"/>
          <w:numId w:val="25"/>
        </w:numPr>
        <w:jc w:val="both"/>
        <w:rPr>
          <w:rFonts w:ascii="Times New Roman" w:hAnsi="Times New Roman" w:eastAsia="Helvetica"/>
        </w:rPr>
      </w:pPr>
      <w:r w:rsidRPr="00A02B1A">
        <w:rPr>
          <w:rFonts w:ascii="Times New Roman" w:hAnsi="Times New Roman" w:eastAsia="Helvetica"/>
        </w:rPr>
        <w:t xml:space="preserve">Serving as a reviewer on a national, regional, or local </w:t>
      </w:r>
      <w:r w:rsidRPr="00A02B1A" w:rsidR="003179B7">
        <w:rPr>
          <w:rFonts w:ascii="Times New Roman" w:hAnsi="Times New Roman" w:eastAsia="Helvetica"/>
        </w:rPr>
        <w:t xml:space="preserve">conferences </w:t>
      </w:r>
      <w:r w:rsidRPr="00A02B1A">
        <w:rPr>
          <w:rFonts w:ascii="Times New Roman" w:hAnsi="Times New Roman" w:eastAsia="Helvetica"/>
        </w:rPr>
        <w:t>review panel</w:t>
      </w:r>
    </w:p>
    <w:p w:rsidRPr="00A02B1A" w:rsidR="00AE0C88" w:rsidP="00207293" w:rsidRDefault="00AE0C88" w14:paraId="19008A61" w14:textId="77777777">
      <w:pPr>
        <w:pStyle w:val="ListParagraph"/>
        <w:numPr>
          <w:ilvl w:val="0"/>
          <w:numId w:val="25"/>
        </w:numPr>
        <w:jc w:val="both"/>
        <w:rPr>
          <w:rFonts w:ascii="Times New Roman" w:hAnsi="Times New Roman" w:eastAsia="Helvetica"/>
        </w:rPr>
      </w:pPr>
      <w:r w:rsidRPr="00A02B1A">
        <w:rPr>
          <w:rFonts w:ascii="Times New Roman" w:hAnsi="Times New Roman" w:eastAsia="Helvetica"/>
        </w:rPr>
        <w:t>Engaging in teaching and learning webinars that enable semester-long feedback and participation in discussion circles</w:t>
      </w:r>
    </w:p>
    <w:p w:rsidRPr="00A02B1A" w:rsidR="00AE0C88" w:rsidP="00207293" w:rsidRDefault="00AE0C88" w14:paraId="44C97C29" w14:textId="77777777">
      <w:pPr>
        <w:pStyle w:val="ListParagraph"/>
        <w:numPr>
          <w:ilvl w:val="0"/>
          <w:numId w:val="25"/>
        </w:numPr>
        <w:jc w:val="both"/>
        <w:rPr>
          <w:rFonts w:ascii="Times New Roman" w:hAnsi="Times New Roman" w:eastAsia="Helvetica"/>
        </w:rPr>
      </w:pPr>
      <w:r w:rsidRPr="00A02B1A">
        <w:rPr>
          <w:rFonts w:ascii="Times New Roman" w:hAnsi="Times New Roman" w:eastAsia="Helvetica"/>
        </w:rPr>
        <w:t>Engaging in campus-based instructional technology workshops in advancing delivery of course content</w:t>
      </w:r>
    </w:p>
    <w:p w:rsidRPr="00A02B1A" w:rsidR="00AE0C88" w:rsidP="00207293" w:rsidRDefault="00AE0C88" w14:paraId="00AD1155" w14:textId="77777777">
      <w:pPr>
        <w:pStyle w:val="ListParagraph"/>
        <w:numPr>
          <w:ilvl w:val="0"/>
          <w:numId w:val="25"/>
        </w:numPr>
        <w:jc w:val="both"/>
        <w:rPr>
          <w:rFonts w:ascii="Times New Roman" w:hAnsi="Times New Roman" w:eastAsia="Helvetica"/>
        </w:rPr>
      </w:pPr>
      <w:r w:rsidRPr="00A02B1A">
        <w:rPr>
          <w:rFonts w:ascii="Times New Roman" w:hAnsi="Times New Roman" w:eastAsia="Helvetica"/>
        </w:rPr>
        <w:t>Leading or participating on a grant writing team across discipline areas for national, regional, or local funding</w:t>
      </w:r>
    </w:p>
    <w:p w:rsidRPr="00A02B1A" w:rsidR="00AE0C88" w:rsidP="00207293" w:rsidRDefault="005E1F02" w14:paraId="0A7E9497" w14:textId="31453BF4">
      <w:pPr>
        <w:pStyle w:val="ListParagraph"/>
        <w:numPr>
          <w:ilvl w:val="0"/>
          <w:numId w:val="25"/>
        </w:numPr>
        <w:jc w:val="both"/>
        <w:rPr>
          <w:rFonts w:ascii="Times New Roman" w:hAnsi="Times New Roman" w:eastAsia="Helvetica"/>
        </w:rPr>
      </w:pPr>
      <w:r>
        <w:rPr>
          <w:rFonts w:ascii="Times New Roman" w:hAnsi="Times New Roman" w:eastAsia="Helvetica"/>
        </w:rPr>
        <w:t>P</w:t>
      </w:r>
      <w:r w:rsidRPr="00A02B1A" w:rsidR="00AE0C88">
        <w:rPr>
          <w:rFonts w:ascii="Times New Roman" w:hAnsi="Times New Roman" w:eastAsia="Helvetica"/>
        </w:rPr>
        <w:t xml:space="preserve">articipating in </w:t>
      </w:r>
      <w:r w:rsidRPr="00A02B1A" w:rsidR="00C5452A">
        <w:rPr>
          <w:rFonts w:ascii="Times New Roman" w:hAnsi="Times New Roman" w:eastAsia="Helvetica"/>
        </w:rPr>
        <w:t>workshops/events/</w:t>
      </w:r>
      <w:r w:rsidRPr="3C53863A" w:rsidR="2ED93857">
        <w:rPr>
          <w:rFonts w:ascii="Times New Roman" w:hAnsi="Times New Roman" w:eastAsia="Helvetica"/>
        </w:rPr>
        <w:t>training</w:t>
      </w:r>
      <w:r w:rsidRPr="00A02B1A" w:rsidR="00C5452A">
        <w:rPr>
          <w:rFonts w:ascii="Times New Roman" w:hAnsi="Times New Roman" w:eastAsia="Helvetica"/>
        </w:rPr>
        <w:t>/lunch and learn series</w:t>
      </w:r>
      <w:r w:rsidRPr="00A02B1A" w:rsidR="00AE0C88">
        <w:rPr>
          <w:rFonts w:ascii="Times New Roman" w:hAnsi="Times New Roman" w:eastAsia="Helvetica"/>
        </w:rPr>
        <w:t xml:space="preserve"> to share pedagogical</w:t>
      </w:r>
      <w:r w:rsidR="003C121E">
        <w:rPr>
          <w:rFonts w:ascii="Times New Roman" w:hAnsi="Times New Roman" w:eastAsia="Helvetica"/>
        </w:rPr>
        <w:t>, thriving and sustainability</w:t>
      </w:r>
      <w:r w:rsidRPr="00A02B1A" w:rsidR="00AE0C88">
        <w:rPr>
          <w:rFonts w:ascii="Times New Roman" w:hAnsi="Times New Roman" w:eastAsia="Helvetica"/>
        </w:rPr>
        <w:t xml:space="preserve"> strategies across disciplines</w:t>
      </w:r>
      <w:r>
        <w:rPr>
          <w:rFonts w:ascii="Times New Roman" w:hAnsi="Times New Roman" w:eastAsia="Helvetica"/>
        </w:rPr>
        <w:t>.</w:t>
      </w:r>
    </w:p>
    <w:p w:rsidRPr="00A02B1A" w:rsidR="00AE0C88" w:rsidP="00207293" w:rsidRDefault="00AE0C88" w14:paraId="35172CDD" w14:textId="072E4692">
      <w:pPr>
        <w:pStyle w:val="ListParagraph"/>
        <w:numPr>
          <w:ilvl w:val="0"/>
          <w:numId w:val="25"/>
        </w:numPr>
        <w:jc w:val="both"/>
        <w:rPr>
          <w:rFonts w:ascii="Times New Roman" w:hAnsi="Times New Roman" w:eastAsia="Helvetica"/>
        </w:rPr>
      </w:pPr>
      <w:r w:rsidRPr="00A02B1A">
        <w:rPr>
          <w:rFonts w:ascii="Times New Roman" w:hAnsi="Times New Roman" w:eastAsia="Helvetica"/>
        </w:rPr>
        <w:t xml:space="preserve">Collaborating with faculty at </w:t>
      </w:r>
      <w:proofErr w:type="spellStart"/>
      <w:r w:rsidR="00FC1A2B">
        <w:rPr>
          <w:rFonts w:ascii="Times New Roman" w:hAnsi="Times New Roman" w:eastAsia="Helvetica"/>
        </w:rPr>
        <w:t>at</w:t>
      </w:r>
      <w:proofErr w:type="spellEnd"/>
      <w:r w:rsidR="00FC1A2B">
        <w:rPr>
          <w:rFonts w:ascii="Times New Roman" w:hAnsi="Times New Roman" w:eastAsia="Helvetica"/>
        </w:rPr>
        <w:t xml:space="preserve"> Metro State and </w:t>
      </w:r>
      <w:r w:rsidRPr="00A02B1A">
        <w:rPr>
          <w:rFonts w:ascii="Times New Roman" w:hAnsi="Times New Roman" w:eastAsia="Helvetica"/>
        </w:rPr>
        <w:t xml:space="preserve">other institutions on </w:t>
      </w:r>
      <w:r w:rsidR="00FC1A2B">
        <w:rPr>
          <w:rFonts w:ascii="Times New Roman" w:hAnsi="Times New Roman" w:eastAsia="Helvetica"/>
        </w:rPr>
        <w:t>teaching and research projects</w:t>
      </w:r>
    </w:p>
    <w:p w:rsidRPr="00251C36" w:rsidR="00FB251C" w:rsidP="00FF3334" w:rsidRDefault="00CC1AB7" w14:paraId="48AFF02A" w14:textId="43CC53DB">
      <w:pPr>
        <w:jc w:val="center"/>
        <w:rPr>
          <w:rFonts w:ascii="Times New Roman" w:hAnsi="Times New Roman"/>
          <w:b/>
        </w:rPr>
      </w:pPr>
      <w:r w:rsidRPr="00251C36">
        <w:rPr>
          <w:rFonts w:ascii="Times New Roman" w:hAnsi="Times New Roman"/>
          <w:b/>
        </w:rPr>
        <w:lastRenderedPageBreak/>
        <w:t>Equity and Inclusion Initiatives</w:t>
      </w:r>
    </w:p>
    <w:p w:rsidRPr="00207293" w:rsidR="004871B0" w:rsidP="00207293" w:rsidRDefault="004871B0" w14:paraId="08A32F67" w14:textId="5F0DC439">
      <w:pPr>
        <w:jc w:val="both"/>
        <w:rPr>
          <w:rFonts w:ascii="Times New Roman" w:hAnsi="Times New Roman"/>
          <w:bCs/>
        </w:rPr>
      </w:pPr>
      <w:r w:rsidRPr="00207293">
        <w:rPr>
          <w:rFonts w:ascii="Times New Roman" w:hAnsi="Times New Roman"/>
          <w:bCs/>
        </w:rPr>
        <w:t>During the academic year, I introduced an engaging element to the curriculum by incorporating collaborative semester projects on data analysis within my course</w:t>
      </w:r>
      <w:r w:rsidRPr="00207293" w:rsidR="002C2ACE">
        <w:rPr>
          <w:rFonts w:ascii="Times New Roman" w:hAnsi="Times New Roman"/>
          <w:bCs/>
        </w:rPr>
        <w:t xml:space="preserve"> at the graduate level</w:t>
      </w:r>
      <w:r w:rsidRPr="00207293">
        <w:rPr>
          <w:rFonts w:ascii="Times New Roman" w:hAnsi="Times New Roman"/>
          <w:bCs/>
        </w:rPr>
        <w:t>. This initiative aimed to empower students with practical skills in descriptive and diagnostic analysis while emphasizing the critical importance of addressing Diversity, Equity, and Inclusion (DEI) issues, specifically focusing on closing equity gaps.</w:t>
      </w:r>
      <w:r w:rsidR="006D4422">
        <w:rPr>
          <w:rFonts w:ascii="Times New Roman" w:hAnsi="Times New Roman"/>
          <w:bCs/>
        </w:rPr>
        <w:t xml:space="preserve"> </w:t>
      </w:r>
      <w:r w:rsidRPr="00207293">
        <w:rPr>
          <w:rFonts w:ascii="Times New Roman" w:hAnsi="Times New Roman"/>
          <w:bCs/>
        </w:rPr>
        <w:t>The semester projects challenged students to select a dataset of their choice and apply data analysis techniques to uncover insights and patterns. The unique aspect of these projects was the explicit directive to align their analysis with DEI considerations, emphasizing the exploration of data through the lens of equity.</w:t>
      </w:r>
    </w:p>
    <w:p w:rsidRPr="00207293" w:rsidR="004871B0" w:rsidP="00207293" w:rsidRDefault="004871B0" w14:paraId="775E2F4C" w14:textId="77777777">
      <w:pPr>
        <w:jc w:val="both"/>
        <w:rPr>
          <w:rFonts w:ascii="Times New Roman" w:hAnsi="Times New Roman"/>
          <w:bCs/>
        </w:rPr>
      </w:pPr>
    </w:p>
    <w:p w:rsidRPr="006D4422" w:rsidR="004871B0" w:rsidP="006D4422" w:rsidRDefault="004871B0" w14:paraId="633D8872" w14:textId="4A3C043D">
      <w:pPr>
        <w:pStyle w:val="ListParagraph"/>
        <w:numPr>
          <w:ilvl w:val="0"/>
          <w:numId w:val="29"/>
        </w:numPr>
        <w:jc w:val="both"/>
        <w:rPr>
          <w:rFonts w:ascii="Times New Roman" w:hAnsi="Times New Roman"/>
          <w:bCs/>
        </w:rPr>
      </w:pPr>
      <w:r w:rsidRPr="006D4422">
        <w:rPr>
          <w:rFonts w:ascii="Times New Roman" w:hAnsi="Times New Roman"/>
          <w:b/>
        </w:rPr>
        <w:t>Focus on Equity Gaps:</w:t>
      </w:r>
      <w:r w:rsidRPr="006D4422" w:rsidR="009E1CE5">
        <w:rPr>
          <w:rFonts w:ascii="Times New Roman" w:hAnsi="Times New Roman"/>
          <w:bCs/>
        </w:rPr>
        <w:t xml:space="preserve"> </w:t>
      </w:r>
      <w:r w:rsidRPr="006D4422">
        <w:rPr>
          <w:rFonts w:ascii="Times New Roman" w:hAnsi="Times New Roman"/>
          <w:bCs/>
        </w:rPr>
        <w:t>Students were encouraged to delve into the dataset with a keen awareness of potential disparities and inequalities. The analysis tasked them with identifying patterns that might reflect unequal outcomes or opportunities, particularly related to underrepresented or marginalized groups. This focus on equity gaps not only enriched their analytical skills but also instilled a sense of social responsibility in leveraging data for positive societal impact.</w:t>
      </w:r>
    </w:p>
    <w:p w:rsidR="004525DE" w:rsidP="00F25B35" w:rsidRDefault="004871B0" w14:paraId="38F79C2F" w14:textId="77777777">
      <w:pPr>
        <w:pStyle w:val="ListParagraph"/>
        <w:numPr>
          <w:ilvl w:val="0"/>
          <w:numId w:val="29"/>
        </w:numPr>
        <w:jc w:val="both"/>
        <w:rPr>
          <w:rFonts w:ascii="Times New Roman" w:hAnsi="Times New Roman"/>
          <w:bCs/>
        </w:rPr>
      </w:pPr>
      <w:r w:rsidRPr="004F5262">
        <w:rPr>
          <w:rFonts w:ascii="Times New Roman" w:hAnsi="Times New Roman"/>
          <w:b/>
        </w:rPr>
        <w:t>Importance in Addressing Equity Gaps:</w:t>
      </w:r>
      <w:r w:rsidRPr="004F5262" w:rsidR="009E1CE5">
        <w:rPr>
          <w:rFonts w:ascii="Times New Roman" w:hAnsi="Times New Roman"/>
          <w:bCs/>
        </w:rPr>
        <w:t xml:space="preserve"> </w:t>
      </w:r>
      <w:r w:rsidRPr="004F5262">
        <w:rPr>
          <w:rFonts w:ascii="Times New Roman" w:hAnsi="Times New Roman"/>
          <w:bCs/>
        </w:rPr>
        <w:t>The significance of these projects lies in their contribution to cultivating a data-literate generation with a commitment to social justice. By directing students to actively seek and address equity gaps within their chosen datasets, we fostered a culture of critical inquiry and problem-solving. The projects not only facilitated a deeper understanding of data analysis techniques but also instilled an understanding of the potential societal impact of their analytical skills.</w:t>
      </w:r>
    </w:p>
    <w:p w:rsidRPr="004F5262" w:rsidR="004871B0" w:rsidP="004525DE" w:rsidRDefault="00AD4290" w14:paraId="1D354CF6" w14:textId="02560482">
      <w:pPr>
        <w:pStyle w:val="ListParagraph"/>
        <w:jc w:val="both"/>
        <w:rPr>
          <w:rFonts w:ascii="Times New Roman" w:hAnsi="Times New Roman"/>
          <w:bCs/>
        </w:rPr>
      </w:pPr>
      <w:r w:rsidRPr="004F5262">
        <w:rPr>
          <w:rFonts w:ascii="Times New Roman" w:hAnsi="Times New Roman"/>
          <w:bCs/>
        </w:rPr>
        <w:t xml:space="preserve"> </w:t>
      </w:r>
    </w:p>
    <w:p w:rsidRPr="00FF3334" w:rsidR="009E6839" w:rsidP="00FF3334" w:rsidRDefault="004871B0" w14:paraId="4A4366B3" w14:textId="77777777">
      <w:pPr>
        <w:jc w:val="both"/>
        <w:rPr>
          <w:rFonts w:ascii="Times New Roman" w:hAnsi="Times New Roman"/>
          <w:bCs/>
        </w:rPr>
      </w:pPr>
      <w:r w:rsidRPr="00FF3334">
        <w:rPr>
          <w:rFonts w:ascii="Times New Roman" w:hAnsi="Times New Roman"/>
          <w:b/>
        </w:rPr>
        <w:t>Outcomes and Impact:</w:t>
      </w:r>
      <w:r w:rsidRPr="00FF3334" w:rsidR="009E1CE5">
        <w:rPr>
          <w:rFonts w:ascii="Times New Roman" w:hAnsi="Times New Roman"/>
          <w:bCs/>
        </w:rPr>
        <w:t xml:space="preserve"> </w:t>
      </w:r>
      <w:r w:rsidRPr="00FF3334">
        <w:rPr>
          <w:rFonts w:ascii="Times New Roman" w:hAnsi="Times New Roman"/>
          <w:bCs/>
        </w:rPr>
        <w:t xml:space="preserve">The outcomes of these projects were diverse, ranging from identifying disparities in </w:t>
      </w:r>
      <w:r w:rsidRPr="00FF3334" w:rsidR="00711608">
        <w:rPr>
          <w:rFonts w:ascii="Times New Roman" w:hAnsi="Times New Roman"/>
          <w:bCs/>
        </w:rPr>
        <w:t xml:space="preserve">home ownership, </w:t>
      </w:r>
      <w:r w:rsidRPr="00FF3334" w:rsidR="00712551">
        <w:rPr>
          <w:rFonts w:ascii="Times New Roman" w:hAnsi="Times New Roman"/>
          <w:bCs/>
        </w:rPr>
        <w:t>crime rates</w:t>
      </w:r>
      <w:r w:rsidRPr="00FF3334" w:rsidR="00B252A4">
        <w:rPr>
          <w:rFonts w:ascii="Times New Roman" w:hAnsi="Times New Roman"/>
          <w:bCs/>
        </w:rPr>
        <w:t xml:space="preserve"> and property values</w:t>
      </w:r>
      <w:r w:rsidRPr="00FF3334" w:rsidR="00712551">
        <w:rPr>
          <w:rFonts w:ascii="Times New Roman" w:hAnsi="Times New Roman"/>
          <w:bCs/>
        </w:rPr>
        <w:t xml:space="preserve">, </w:t>
      </w:r>
      <w:r w:rsidRPr="00FF3334" w:rsidR="00622924">
        <w:rPr>
          <w:rFonts w:ascii="Times New Roman" w:hAnsi="Times New Roman"/>
          <w:bCs/>
        </w:rPr>
        <w:t xml:space="preserve">police use of </w:t>
      </w:r>
      <w:r w:rsidRPr="00FF3334" w:rsidR="00A65CF7">
        <w:rPr>
          <w:rFonts w:ascii="Times New Roman" w:hAnsi="Times New Roman"/>
          <w:bCs/>
        </w:rPr>
        <w:t>force calls</w:t>
      </w:r>
      <w:r w:rsidRPr="00FF3334" w:rsidR="005B48AF">
        <w:rPr>
          <w:rFonts w:ascii="Times New Roman" w:hAnsi="Times New Roman"/>
          <w:bCs/>
        </w:rPr>
        <w:t xml:space="preserve">, and </w:t>
      </w:r>
      <w:r w:rsidRPr="00FF3334" w:rsidR="00457D67">
        <w:rPr>
          <w:rFonts w:ascii="Times New Roman" w:hAnsi="Times New Roman"/>
          <w:bCs/>
        </w:rPr>
        <w:t>public safety issues and inc</w:t>
      </w:r>
      <w:r w:rsidRPr="00FF3334" w:rsidR="00294969">
        <w:rPr>
          <w:rFonts w:ascii="Times New Roman" w:hAnsi="Times New Roman"/>
          <w:bCs/>
        </w:rPr>
        <w:t>i</w:t>
      </w:r>
      <w:r w:rsidRPr="00FF3334" w:rsidR="00457D67">
        <w:rPr>
          <w:rFonts w:ascii="Times New Roman" w:hAnsi="Times New Roman"/>
          <w:bCs/>
        </w:rPr>
        <w:t>dents</w:t>
      </w:r>
      <w:r w:rsidRPr="00FF3334" w:rsidR="00A65CF7">
        <w:rPr>
          <w:rFonts w:ascii="Times New Roman" w:hAnsi="Times New Roman"/>
          <w:bCs/>
        </w:rPr>
        <w:t xml:space="preserve"> in M</w:t>
      </w:r>
      <w:r w:rsidRPr="00FF3334" w:rsidR="00AD4290">
        <w:rPr>
          <w:rFonts w:ascii="Times New Roman" w:hAnsi="Times New Roman"/>
          <w:bCs/>
        </w:rPr>
        <w:t>innesota</w:t>
      </w:r>
      <w:r w:rsidRPr="00FF3334">
        <w:rPr>
          <w:rFonts w:ascii="Times New Roman" w:hAnsi="Times New Roman"/>
          <w:bCs/>
        </w:rPr>
        <w:t xml:space="preserve">. </w:t>
      </w:r>
      <w:r w:rsidRPr="00FF3334" w:rsidR="00FA04FF">
        <w:rPr>
          <w:rFonts w:ascii="Times New Roman" w:hAnsi="Times New Roman"/>
          <w:bCs/>
        </w:rPr>
        <w:t xml:space="preserve">Some of the </w:t>
      </w:r>
      <w:r w:rsidRPr="00FF3334" w:rsidR="009E6839">
        <w:rPr>
          <w:rFonts w:ascii="Times New Roman" w:hAnsi="Times New Roman"/>
          <w:bCs/>
        </w:rPr>
        <w:t>project outcomes are below:</w:t>
      </w:r>
    </w:p>
    <w:p w:rsidRPr="00B24B5A" w:rsidR="009E6839" w:rsidP="005C2AA2" w:rsidRDefault="009E6839" w14:paraId="21E73A32" w14:textId="6A8FFC3D">
      <w:pPr>
        <w:pStyle w:val="ListParagraph"/>
        <w:numPr>
          <w:ilvl w:val="0"/>
          <w:numId w:val="32"/>
        </w:numPr>
        <w:jc w:val="both"/>
        <w:rPr>
          <w:rFonts w:ascii="Times New Roman" w:hAnsi="Times New Roman"/>
          <w:b/>
        </w:rPr>
      </w:pPr>
      <w:r w:rsidRPr="00B24B5A">
        <w:rPr>
          <w:rFonts w:ascii="Times New Roman" w:hAnsi="Times New Roman"/>
          <w:b/>
        </w:rPr>
        <w:t xml:space="preserve">Crime Rate </w:t>
      </w:r>
    </w:p>
    <w:p w:rsidRPr="005C2AA2" w:rsidR="009E6839" w:rsidP="005C2AA2" w:rsidRDefault="009E6839" w14:paraId="5F20E496" w14:textId="14587E05">
      <w:pPr>
        <w:pStyle w:val="ListParagraph"/>
        <w:numPr>
          <w:ilvl w:val="0"/>
          <w:numId w:val="33"/>
        </w:numPr>
        <w:jc w:val="both"/>
        <w:rPr>
          <w:rFonts w:ascii="Times New Roman" w:hAnsi="Times New Roman"/>
          <w:bCs/>
        </w:rPr>
      </w:pPr>
      <w:r w:rsidRPr="005C2AA2">
        <w:rPr>
          <w:rFonts w:ascii="Times New Roman" w:hAnsi="Times New Roman"/>
          <w:bCs/>
        </w:rPr>
        <w:t>Impact on School Environment: High crime rates in neighborhoods can create an unsafe or unstable environment for students. This may contribute to increased stress, anxiety, and difficulty focusing on academics.</w:t>
      </w:r>
    </w:p>
    <w:p w:rsidRPr="005C2AA2" w:rsidR="009E6839" w:rsidP="005C2AA2" w:rsidRDefault="009E6839" w14:paraId="0BEE311A" w14:textId="77777777">
      <w:pPr>
        <w:pStyle w:val="ListParagraph"/>
        <w:numPr>
          <w:ilvl w:val="0"/>
          <w:numId w:val="33"/>
        </w:numPr>
        <w:jc w:val="both"/>
        <w:rPr>
          <w:rFonts w:ascii="Times New Roman" w:hAnsi="Times New Roman"/>
          <w:bCs/>
        </w:rPr>
      </w:pPr>
      <w:r w:rsidRPr="005C2AA2">
        <w:rPr>
          <w:rFonts w:ascii="Times New Roman" w:hAnsi="Times New Roman"/>
          <w:bCs/>
        </w:rPr>
        <w:t>Resource Allocation: Schools in high-crime areas may face challenges in resource allocation, potentially resulting in fewer educational opportunities and support services.</w:t>
      </w:r>
    </w:p>
    <w:p w:rsidRPr="00207293" w:rsidR="009E6839" w:rsidP="00207293" w:rsidRDefault="009E6839" w14:paraId="0AEEDE74" w14:textId="77777777">
      <w:pPr>
        <w:jc w:val="both"/>
        <w:rPr>
          <w:rFonts w:ascii="Times New Roman" w:hAnsi="Times New Roman"/>
          <w:bCs/>
        </w:rPr>
      </w:pPr>
    </w:p>
    <w:p w:rsidRPr="00DD5C78" w:rsidR="009E6839" w:rsidP="005C2AA2" w:rsidRDefault="009E6839" w14:paraId="4BDE676B" w14:textId="03002173">
      <w:pPr>
        <w:pStyle w:val="ListParagraph"/>
        <w:numPr>
          <w:ilvl w:val="0"/>
          <w:numId w:val="32"/>
        </w:numPr>
        <w:jc w:val="both"/>
        <w:rPr>
          <w:rFonts w:ascii="Times New Roman" w:hAnsi="Times New Roman"/>
          <w:b/>
        </w:rPr>
      </w:pPr>
      <w:r w:rsidRPr="00DD5C78">
        <w:rPr>
          <w:rFonts w:ascii="Times New Roman" w:hAnsi="Times New Roman"/>
          <w:b/>
        </w:rPr>
        <w:t>Home Ownership</w:t>
      </w:r>
    </w:p>
    <w:p w:rsidRPr="00B24B5A" w:rsidR="009E6839" w:rsidP="00B24B5A" w:rsidRDefault="009E6839" w14:paraId="5D4614FC" w14:textId="77777777">
      <w:pPr>
        <w:pStyle w:val="ListParagraph"/>
        <w:numPr>
          <w:ilvl w:val="0"/>
          <w:numId w:val="34"/>
        </w:numPr>
        <w:jc w:val="both"/>
        <w:rPr>
          <w:rFonts w:ascii="Times New Roman" w:hAnsi="Times New Roman"/>
          <w:bCs/>
        </w:rPr>
      </w:pPr>
      <w:r w:rsidRPr="00B24B5A">
        <w:rPr>
          <w:rFonts w:ascii="Times New Roman" w:hAnsi="Times New Roman"/>
          <w:bCs/>
        </w:rPr>
        <w:t>Socioeconomic Status: Home ownership is often linked to socioeconomic status. Students from families that own homes may have more stability, access to resources, and community support, positively influencing their educational outcomes.</w:t>
      </w:r>
    </w:p>
    <w:p w:rsidRPr="00B24B5A" w:rsidR="009E6839" w:rsidP="00B24B5A" w:rsidRDefault="009E6839" w14:paraId="649FDD43" w14:textId="77777777">
      <w:pPr>
        <w:pStyle w:val="ListParagraph"/>
        <w:numPr>
          <w:ilvl w:val="0"/>
          <w:numId w:val="34"/>
        </w:numPr>
        <w:jc w:val="both"/>
        <w:rPr>
          <w:rFonts w:ascii="Times New Roman" w:hAnsi="Times New Roman"/>
          <w:bCs/>
        </w:rPr>
      </w:pPr>
      <w:r w:rsidRPr="18908459" w:rsidR="009E6839">
        <w:rPr>
          <w:rFonts w:ascii="Times New Roman" w:hAnsi="Times New Roman"/>
        </w:rPr>
        <w:t>School Funding: Property taxes, often tied to home ownership, play a role in school funding. Disparities in funding can lead to differences in the quality of education provided.</w:t>
      </w:r>
    </w:p>
    <w:p w:rsidRPr="00DD5C78" w:rsidR="009E6839" w:rsidP="005C2AA2" w:rsidRDefault="009E6839" w14:paraId="63F84BBF" w14:textId="7ED60068">
      <w:pPr>
        <w:pStyle w:val="ListParagraph"/>
        <w:numPr>
          <w:ilvl w:val="0"/>
          <w:numId w:val="32"/>
        </w:numPr>
        <w:jc w:val="both"/>
        <w:rPr>
          <w:rFonts w:ascii="Times New Roman" w:hAnsi="Times New Roman"/>
          <w:b/>
        </w:rPr>
      </w:pPr>
      <w:r w:rsidRPr="00DD5C78">
        <w:rPr>
          <w:rFonts w:ascii="Times New Roman" w:hAnsi="Times New Roman"/>
          <w:b/>
        </w:rPr>
        <w:t>Use of Police Force</w:t>
      </w:r>
    </w:p>
    <w:p w:rsidRPr="00700EF5" w:rsidR="009E6839" w:rsidP="00700EF5" w:rsidRDefault="009E6839" w14:paraId="6895BF61" w14:textId="77777777">
      <w:pPr>
        <w:pStyle w:val="ListParagraph"/>
        <w:numPr>
          <w:ilvl w:val="0"/>
          <w:numId w:val="35"/>
        </w:numPr>
        <w:jc w:val="both"/>
        <w:rPr>
          <w:rFonts w:ascii="Times New Roman" w:hAnsi="Times New Roman"/>
          <w:bCs/>
        </w:rPr>
      </w:pPr>
      <w:r w:rsidRPr="00700EF5">
        <w:rPr>
          <w:rFonts w:ascii="Times New Roman" w:hAnsi="Times New Roman"/>
          <w:bCs/>
        </w:rPr>
        <w:t>School-to-Prison Pipeline: Excessive use of police force in schools, particularly against students from minority backgrounds, can contribute to the school-to-prison pipeline. This pipeline disproportionately affects marginalized students, negatively impacting their educational trajectories.</w:t>
      </w:r>
    </w:p>
    <w:p w:rsidR="009E6839" w:rsidP="00700EF5" w:rsidRDefault="009E6839" w14:paraId="53DBE03A" w14:textId="77777777">
      <w:pPr>
        <w:pStyle w:val="ListParagraph"/>
        <w:numPr>
          <w:ilvl w:val="0"/>
          <w:numId w:val="35"/>
        </w:numPr>
        <w:jc w:val="both"/>
        <w:rPr>
          <w:rFonts w:ascii="Times New Roman" w:hAnsi="Times New Roman"/>
          <w:bCs/>
        </w:rPr>
      </w:pPr>
      <w:r w:rsidRPr="00700EF5">
        <w:rPr>
          <w:rFonts w:ascii="Times New Roman" w:hAnsi="Times New Roman"/>
          <w:bCs/>
        </w:rPr>
        <w:lastRenderedPageBreak/>
        <w:t>Impact on Student Well-Being: The presence of a significant police presence can create an atmosphere of fear and mistrust, potentially hindering students' ability to engage in a positive learning environment.</w:t>
      </w:r>
    </w:p>
    <w:p w:rsidR="00DD5C78" w:rsidP="00DD5C78" w:rsidRDefault="00DD5C78" w14:paraId="2F347611" w14:textId="77777777">
      <w:pPr>
        <w:pStyle w:val="ListParagraph"/>
        <w:jc w:val="both"/>
        <w:rPr>
          <w:rFonts w:ascii="Times New Roman" w:hAnsi="Times New Roman"/>
          <w:bCs/>
        </w:rPr>
      </w:pPr>
    </w:p>
    <w:p w:rsidRPr="00DD5C78" w:rsidR="009E6839" w:rsidP="005C2AA2" w:rsidRDefault="009E6839" w14:paraId="3535F1CE" w14:textId="5BBD838C">
      <w:pPr>
        <w:pStyle w:val="ListParagraph"/>
        <w:numPr>
          <w:ilvl w:val="0"/>
          <w:numId w:val="32"/>
        </w:numPr>
        <w:jc w:val="both"/>
        <w:rPr>
          <w:rFonts w:ascii="Times New Roman" w:hAnsi="Times New Roman"/>
          <w:b/>
        </w:rPr>
      </w:pPr>
      <w:r w:rsidRPr="00DD5C78">
        <w:rPr>
          <w:rFonts w:ascii="Times New Roman" w:hAnsi="Times New Roman"/>
          <w:b/>
        </w:rPr>
        <w:t>Police Brutality</w:t>
      </w:r>
    </w:p>
    <w:p w:rsidRPr="00626930" w:rsidR="009E6839" w:rsidP="00626930" w:rsidRDefault="009E6839" w14:paraId="5DBD10C1" w14:textId="77777777">
      <w:pPr>
        <w:pStyle w:val="ListParagraph"/>
        <w:numPr>
          <w:ilvl w:val="0"/>
          <w:numId w:val="36"/>
        </w:numPr>
        <w:jc w:val="both"/>
        <w:rPr>
          <w:rFonts w:ascii="Times New Roman" w:hAnsi="Times New Roman"/>
          <w:bCs/>
        </w:rPr>
      </w:pPr>
      <w:r w:rsidRPr="00626930">
        <w:rPr>
          <w:rFonts w:ascii="Times New Roman" w:hAnsi="Times New Roman"/>
          <w:bCs/>
        </w:rPr>
        <w:t>Community Trauma: Instances of police brutality in the community can lead to trauma, affecting the mental health and well-being of students. Trauma can have a direct impact on academic performance and engagement.</w:t>
      </w:r>
    </w:p>
    <w:p w:rsidRPr="00626930" w:rsidR="009E6839" w:rsidP="00626930" w:rsidRDefault="009E6839" w14:paraId="3938ACE2" w14:textId="77777777">
      <w:pPr>
        <w:pStyle w:val="ListParagraph"/>
        <w:numPr>
          <w:ilvl w:val="0"/>
          <w:numId w:val="36"/>
        </w:numPr>
        <w:jc w:val="both"/>
        <w:rPr>
          <w:rFonts w:ascii="Times New Roman" w:hAnsi="Times New Roman"/>
          <w:bCs/>
        </w:rPr>
      </w:pPr>
      <w:r w:rsidRPr="00626930">
        <w:rPr>
          <w:rFonts w:ascii="Times New Roman" w:hAnsi="Times New Roman"/>
          <w:bCs/>
        </w:rPr>
        <w:t>Trust in Institutions: High-profile cases of police brutality can erode trust in institutions, including schools. This lack of trust may contribute to disengagement from the educational system.</w:t>
      </w:r>
    </w:p>
    <w:p w:rsidRPr="00207293" w:rsidR="009E6839" w:rsidP="00207293" w:rsidRDefault="009E6839" w14:paraId="7DA2F122" w14:textId="77777777">
      <w:pPr>
        <w:jc w:val="both"/>
        <w:rPr>
          <w:rFonts w:ascii="Times New Roman" w:hAnsi="Times New Roman"/>
          <w:bCs/>
        </w:rPr>
      </w:pPr>
    </w:p>
    <w:p w:rsidRPr="00207293" w:rsidR="004871B0" w:rsidP="00207293" w:rsidRDefault="00AD4290" w14:paraId="5401A673" w14:textId="5A152C5B">
      <w:pPr>
        <w:jc w:val="both"/>
        <w:rPr>
          <w:rFonts w:ascii="Times New Roman" w:hAnsi="Times New Roman"/>
          <w:bCs/>
        </w:rPr>
      </w:pPr>
      <w:r w:rsidRPr="00207293">
        <w:rPr>
          <w:rFonts w:ascii="Times New Roman" w:hAnsi="Times New Roman"/>
          <w:bCs/>
        </w:rPr>
        <w:t xml:space="preserve">These </w:t>
      </w:r>
      <w:r w:rsidRPr="00207293" w:rsidR="00015AC6">
        <w:rPr>
          <w:rFonts w:ascii="Times New Roman" w:hAnsi="Times New Roman"/>
          <w:bCs/>
        </w:rPr>
        <w:t xml:space="preserve">outcomes </w:t>
      </w:r>
      <w:r w:rsidRPr="00207293">
        <w:rPr>
          <w:rFonts w:ascii="Times New Roman" w:hAnsi="Times New Roman"/>
          <w:bCs/>
        </w:rPr>
        <w:t>reflect the broader social and systemic issues that impact the learning environment for students, particularly those from marginalized communities.</w:t>
      </w:r>
      <w:r w:rsidRPr="00207293" w:rsidR="00F11F87">
        <w:rPr>
          <w:rFonts w:ascii="Times New Roman" w:hAnsi="Times New Roman"/>
          <w:bCs/>
        </w:rPr>
        <w:t xml:space="preserve"> Understanding and addressing the systemic challenges related to these factors is crucial for creating a fair and inclusive educational system that supports the success of all students, regardless of their background or community context. </w:t>
      </w:r>
      <w:r w:rsidRPr="00207293" w:rsidR="004871B0">
        <w:rPr>
          <w:rFonts w:ascii="Times New Roman" w:hAnsi="Times New Roman"/>
          <w:bCs/>
        </w:rPr>
        <w:t xml:space="preserve">Students </w:t>
      </w:r>
      <w:r w:rsidRPr="65EF4A49" w:rsidR="56AF4C67">
        <w:rPr>
          <w:rFonts w:ascii="Times New Roman" w:hAnsi="Times New Roman"/>
        </w:rPr>
        <w:t>displayed</w:t>
      </w:r>
      <w:r w:rsidRPr="00207293" w:rsidR="004871B0">
        <w:rPr>
          <w:rFonts w:ascii="Times New Roman" w:hAnsi="Times New Roman"/>
          <w:bCs/>
        </w:rPr>
        <w:t xml:space="preserve"> a heightened awareness of the real-world implications of data and the power it holds in shaping equitable policies and practices. Beyond technical skills, they </w:t>
      </w:r>
      <w:r w:rsidRPr="65EF4A49" w:rsidR="597B1325">
        <w:rPr>
          <w:rFonts w:ascii="Times New Roman" w:hAnsi="Times New Roman"/>
        </w:rPr>
        <w:t>understood</w:t>
      </w:r>
      <w:r w:rsidRPr="00207293" w:rsidR="004871B0">
        <w:rPr>
          <w:rFonts w:ascii="Times New Roman" w:hAnsi="Times New Roman"/>
          <w:bCs/>
        </w:rPr>
        <w:t xml:space="preserve"> the ethical considerations inherent in data analysis, particularly concerning DEI issues.</w:t>
      </w:r>
      <w:r w:rsidRPr="00207293" w:rsidR="00337BD8">
        <w:rPr>
          <w:rFonts w:ascii="Times New Roman" w:hAnsi="Times New Roman"/>
          <w:bCs/>
        </w:rPr>
        <w:t xml:space="preserve"> </w:t>
      </w:r>
    </w:p>
    <w:p w:rsidRPr="00207293" w:rsidR="004871B0" w:rsidP="00207293" w:rsidRDefault="004871B0" w14:paraId="5E5B6DA8" w14:textId="77777777">
      <w:pPr>
        <w:jc w:val="both"/>
        <w:rPr>
          <w:rFonts w:ascii="Times New Roman" w:hAnsi="Times New Roman"/>
          <w:bCs/>
        </w:rPr>
      </w:pPr>
    </w:p>
    <w:p w:rsidRPr="00207293" w:rsidR="004871B0" w:rsidP="00207293" w:rsidRDefault="004871B0" w14:paraId="05DED748" w14:textId="526B54F1">
      <w:pPr>
        <w:jc w:val="both"/>
        <w:rPr>
          <w:rFonts w:ascii="Times New Roman" w:hAnsi="Times New Roman"/>
          <w:bCs/>
        </w:rPr>
      </w:pPr>
      <w:r w:rsidRPr="00B17778">
        <w:rPr>
          <w:rFonts w:ascii="Times New Roman" w:hAnsi="Times New Roman"/>
          <w:b/>
        </w:rPr>
        <w:t>Student Reflections:</w:t>
      </w:r>
      <w:r w:rsidRPr="00207293" w:rsidR="009E1CE5">
        <w:rPr>
          <w:rFonts w:ascii="Times New Roman" w:hAnsi="Times New Roman"/>
          <w:bCs/>
        </w:rPr>
        <w:t xml:space="preserve"> </w:t>
      </w:r>
      <w:r w:rsidRPr="00207293">
        <w:rPr>
          <w:rFonts w:ascii="Times New Roman" w:hAnsi="Times New Roman"/>
          <w:bCs/>
        </w:rPr>
        <w:t xml:space="preserve">The semester projects prompted thoughtful reflections from students on the intersectionality of data and societal challenges. Many expressed </w:t>
      </w:r>
      <w:r w:rsidRPr="65EF4A49" w:rsidR="6B8F3BDD">
        <w:rPr>
          <w:rFonts w:ascii="Times New Roman" w:hAnsi="Times New Roman"/>
        </w:rPr>
        <w:t>appreciations</w:t>
      </w:r>
      <w:r w:rsidRPr="00207293">
        <w:rPr>
          <w:rFonts w:ascii="Times New Roman" w:hAnsi="Times New Roman"/>
          <w:bCs/>
        </w:rPr>
        <w:t xml:space="preserve"> for the opportunity to contribute meaningfully to conversations around equity, recognizing that their analytical skills could be harnessed to drive positive change.</w:t>
      </w:r>
    </w:p>
    <w:p w:rsidRPr="00207293" w:rsidR="004871B0" w:rsidP="00207293" w:rsidRDefault="004871B0" w14:paraId="50F598EE" w14:textId="77777777">
      <w:pPr>
        <w:jc w:val="both"/>
        <w:rPr>
          <w:rFonts w:ascii="Times New Roman" w:hAnsi="Times New Roman"/>
          <w:bCs/>
        </w:rPr>
      </w:pPr>
    </w:p>
    <w:p w:rsidR="00CC1AB7" w:rsidP="00207293" w:rsidRDefault="00001BDB" w14:paraId="4179565F" w14:textId="023E4945">
      <w:pPr>
        <w:jc w:val="both"/>
        <w:rPr>
          <w:rFonts w:ascii="Times New Roman" w:hAnsi="Times New Roman"/>
          <w:bCs/>
        </w:rPr>
      </w:pPr>
      <w:r>
        <w:rPr>
          <w:rFonts w:ascii="Times New Roman" w:hAnsi="Times New Roman"/>
          <w:bCs/>
        </w:rPr>
        <w:t>T</w:t>
      </w:r>
      <w:r w:rsidRPr="00207293" w:rsidR="004871B0">
        <w:rPr>
          <w:rFonts w:ascii="Times New Roman" w:hAnsi="Times New Roman"/>
          <w:bCs/>
        </w:rPr>
        <w:t xml:space="preserve">he collaborative semester projects provided students with a hands-on learning experience in analytics </w:t>
      </w:r>
      <w:r w:rsidRPr="65EF4A49" w:rsidR="247498AF">
        <w:rPr>
          <w:rFonts w:ascii="Times New Roman" w:hAnsi="Times New Roman"/>
        </w:rPr>
        <w:t>and</w:t>
      </w:r>
      <w:r w:rsidRPr="00207293" w:rsidR="004871B0">
        <w:rPr>
          <w:rFonts w:ascii="Times New Roman" w:hAnsi="Times New Roman"/>
          <w:bCs/>
        </w:rPr>
        <w:t xml:space="preserve"> underscored the transformative potential of data in addressing DEI issues. This initiative aligns with our institution's commitment to producing socially conscious graduates equipped with the skills and mindset to contribute to a more equitable and inclusive society.</w:t>
      </w:r>
    </w:p>
    <w:p w:rsidRPr="00207293" w:rsidR="008268EC" w:rsidP="00207293" w:rsidRDefault="008268EC" w14:paraId="78421814" w14:textId="77777777">
      <w:pPr>
        <w:jc w:val="both"/>
        <w:rPr>
          <w:rFonts w:ascii="Times New Roman" w:hAnsi="Times New Roman"/>
          <w:bCs/>
        </w:rPr>
      </w:pPr>
    </w:p>
    <w:p w:rsidRPr="00207293" w:rsidR="008268EC" w:rsidP="00207293" w:rsidRDefault="008268EC" w14:paraId="1AA2AABC" w14:textId="18157CF5">
      <w:pPr>
        <w:jc w:val="both"/>
        <w:rPr>
          <w:rFonts w:ascii="Times New Roman" w:hAnsi="Times New Roman"/>
          <w:bCs/>
        </w:rPr>
      </w:pPr>
      <w:r w:rsidRPr="00207293">
        <w:rPr>
          <w:rFonts w:ascii="Times New Roman" w:hAnsi="Times New Roman"/>
          <w:bCs/>
        </w:rPr>
        <w:t>In conclusion, I am confident that this report provides a comprehensive overview of my professional journey during the academic year. I am grateful for the support of the institution, colleagues, and students, and I look forward to continued growth and collaboration in the coming years.</w:t>
      </w:r>
    </w:p>
    <w:p w:rsidRPr="00207293" w:rsidR="008268EC" w:rsidP="00207293" w:rsidRDefault="008268EC" w14:paraId="6D7C9E53" w14:textId="77777777">
      <w:pPr>
        <w:jc w:val="both"/>
        <w:rPr>
          <w:rFonts w:ascii="Times New Roman" w:hAnsi="Times New Roman"/>
          <w:bCs/>
        </w:rPr>
      </w:pPr>
    </w:p>
    <w:p w:rsidRPr="00207293" w:rsidR="008268EC" w:rsidP="00207293" w:rsidRDefault="008673C7" w14:paraId="60D2C08D" w14:textId="26F5D4D3">
      <w:pPr>
        <w:jc w:val="both"/>
        <w:rPr>
          <w:rFonts w:ascii="Times New Roman" w:hAnsi="Times New Roman"/>
          <w:bCs/>
        </w:rPr>
      </w:pPr>
      <w:r>
        <w:rPr>
          <w:rFonts w:ascii="Times New Roman" w:hAnsi="Times New Roman"/>
          <w:bCs/>
        </w:rPr>
        <w:t xml:space="preserve">The following pages </w:t>
      </w:r>
      <w:r w:rsidRPr="3C53863A" w:rsidR="5E8DC349">
        <w:rPr>
          <w:rFonts w:ascii="Times New Roman" w:hAnsi="Times New Roman"/>
        </w:rPr>
        <w:t>provide</w:t>
      </w:r>
      <w:r>
        <w:rPr>
          <w:rFonts w:ascii="Times New Roman" w:hAnsi="Times New Roman"/>
          <w:bCs/>
        </w:rPr>
        <w:t xml:space="preserve"> details of all activities carried out to achieve my goals for the year. </w:t>
      </w:r>
      <w:r w:rsidRPr="00207293" w:rsidR="008268EC">
        <w:rPr>
          <w:rFonts w:ascii="Times New Roman" w:hAnsi="Times New Roman"/>
          <w:bCs/>
        </w:rPr>
        <w:t>Thank you for your time and consideration.</w:t>
      </w:r>
    </w:p>
    <w:p w:rsidRPr="00207293" w:rsidR="008268EC" w:rsidP="00207293" w:rsidRDefault="008268EC" w14:paraId="1031B85E" w14:textId="77777777">
      <w:pPr>
        <w:jc w:val="both"/>
        <w:rPr>
          <w:rFonts w:ascii="Times New Roman" w:hAnsi="Times New Roman"/>
          <w:bCs/>
        </w:rPr>
      </w:pPr>
    </w:p>
    <w:p w:rsidR="000C0412" w:rsidP="008268EC" w:rsidRDefault="008268EC" w14:paraId="44387175" w14:textId="77777777">
      <w:pPr>
        <w:rPr>
          <w:rFonts w:ascii="Times New Roman" w:hAnsi="Times New Roman"/>
        </w:rPr>
      </w:pPr>
      <w:r w:rsidRPr="086227B1">
        <w:rPr>
          <w:rFonts w:ascii="Times New Roman" w:hAnsi="Times New Roman"/>
        </w:rPr>
        <w:t>Sincerely,</w:t>
      </w:r>
    </w:p>
    <w:p w:rsidR="002E272E" w:rsidP="008268EC" w:rsidRDefault="002E272E" w14:paraId="43C02F1B" w14:textId="77777777">
      <w:pPr>
        <w:rPr>
          <w:rFonts w:ascii="Times New Roman" w:hAnsi="Times New Roman"/>
        </w:rPr>
      </w:pPr>
    </w:p>
    <w:p w:rsidR="00857EC2" w:rsidP="008268EC" w:rsidRDefault="00857EC2" w14:paraId="1506BA44" w14:textId="77777777">
      <w:pPr>
        <w:rPr>
          <w:rFonts w:ascii="Times New Roman" w:hAnsi="Times New Roman"/>
        </w:rPr>
      </w:pPr>
    </w:p>
    <w:p w:rsidR="00857EC2" w:rsidP="008268EC" w:rsidRDefault="00857EC2" w14:paraId="16CE2049" w14:textId="77777777">
      <w:pPr>
        <w:rPr>
          <w:rFonts w:ascii="Times New Roman" w:hAnsi="Times New Roman"/>
        </w:rPr>
      </w:pPr>
    </w:p>
    <w:p w:rsidR="00857EC2" w:rsidP="008268EC" w:rsidRDefault="00857EC2" w14:paraId="69B4A7D8" w14:textId="77777777">
      <w:pPr>
        <w:rPr>
          <w:rFonts w:ascii="Times New Roman" w:hAnsi="Times New Roman"/>
        </w:rPr>
      </w:pPr>
    </w:p>
    <w:p w:rsidR="00857EC2" w:rsidP="008268EC" w:rsidRDefault="00857EC2" w14:paraId="286B1A33" w14:textId="77777777">
      <w:pPr>
        <w:rPr>
          <w:rFonts w:ascii="Times New Roman" w:hAnsi="Times New Roman"/>
        </w:rPr>
      </w:pPr>
    </w:p>
    <w:p w:rsidR="00857EC2" w:rsidP="008268EC" w:rsidRDefault="00857EC2" w14:paraId="2EC3EC41" w14:textId="77777777">
      <w:pPr>
        <w:rPr>
          <w:rFonts w:ascii="Times New Roman" w:hAnsi="Times New Roman"/>
        </w:rPr>
      </w:pPr>
    </w:p>
    <w:p w:rsidR="00857EC2" w:rsidP="008268EC" w:rsidRDefault="00857EC2" w14:paraId="3D93DD66" w14:textId="77777777">
      <w:pPr>
        <w:rPr>
          <w:rFonts w:ascii="Times New Roman" w:hAnsi="Times New Roman"/>
        </w:rPr>
      </w:pPr>
    </w:p>
    <w:p w:rsidR="00857EC2" w:rsidP="008268EC" w:rsidRDefault="00857EC2" w14:paraId="087E38D0" w14:textId="77777777">
      <w:pPr>
        <w:rPr>
          <w:rFonts w:ascii="Times New Roman" w:hAnsi="Times New Roman"/>
        </w:rPr>
      </w:pPr>
    </w:p>
    <w:p w:rsidR="002E272E" w:rsidP="008268EC" w:rsidRDefault="002E272E" w14:paraId="1A3D4EB1" w14:textId="77777777">
      <w:pPr>
        <w:rPr>
          <w:rFonts w:ascii="Times New Roman" w:hAnsi="Times New Roman"/>
        </w:rPr>
      </w:pPr>
    </w:p>
    <w:p w:rsidRPr="00944870" w:rsidR="005A6F8F" w:rsidRDefault="005A6F8F" w14:paraId="4E9E04ED" w14:textId="0C23B24D">
      <w:pPr>
        <w:shd w:val="clear" w:color="auto" w:fill="A6A6A6"/>
        <w:jc w:val="center"/>
        <w:rPr>
          <w:rFonts w:ascii="Times New Roman" w:hAnsi="Times New Roman"/>
          <w:b/>
          <w:sz w:val="28"/>
          <w:szCs w:val="28"/>
        </w:rPr>
      </w:pPr>
      <w:r w:rsidRPr="00944870">
        <w:rPr>
          <w:rFonts w:ascii="Times New Roman" w:hAnsi="Times New Roman"/>
          <w:b/>
          <w:sz w:val="28"/>
          <w:szCs w:val="28"/>
        </w:rPr>
        <w:lastRenderedPageBreak/>
        <w:t>Faculty Professional Development Pl</w:t>
      </w:r>
      <w:r w:rsidR="00D47132">
        <w:rPr>
          <w:rFonts w:ascii="Times New Roman" w:hAnsi="Times New Roman"/>
          <w:b/>
          <w:sz w:val="28"/>
          <w:szCs w:val="28"/>
        </w:rPr>
        <w:t>an a</w:t>
      </w:r>
      <w:r w:rsidR="007526DB">
        <w:rPr>
          <w:rFonts w:ascii="Times New Roman" w:hAnsi="Times New Roman"/>
          <w:b/>
          <w:sz w:val="28"/>
          <w:szCs w:val="28"/>
        </w:rPr>
        <w:t>n</w:t>
      </w:r>
      <w:r w:rsidR="00D47132">
        <w:rPr>
          <w:rFonts w:ascii="Times New Roman" w:hAnsi="Times New Roman"/>
          <w:b/>
          <w:sz w:val="28"/>
          <w:szCs w:val="28"/>
        </w:rPr>
        <w:t>d Report</w:t>
      </w:r>
    </w:p>
    <w:p w:rsidRPr="00D261A3" w:rsidR="005A6F8F" w:rsidP="00D261A3" w:rsidRDefault="005A6F8F" w14:paraId="672A6659" w14:textId="77777777">
      <w:pPr>
        <w:jc w:val="center"/>
        <w:rPr>
          <w:rFonts w:ascii="Times New Roman" w:hAnsi="Times New Roman"/>
          <w:b/>
        </w:rPr>
      </w:pPr>
    </w:p>
    <w:p w:rsidRPr="00D261A3" w:rsidR="00D261A3" w:rsidP="005A6F8F" w:rsidRDefault="00D261A3" w14:paraId="69C6B6F4" w14:textId="77777777">
      <w:pPr>
        <w:rPr>
          <w:rFonts w:ascii="Times New Roman" w:hAnsi="Times New Roman"/>
          <w:b/>
        </w:rPr>
      </w:pPr>
      <w:r w:rsidRPr="00D261A3">
        <w:rPr>
          <w:rFonts w:ascii="Times New Roman" w:hAnsi="Times New Roman"/>
          <w:b/>
        </w:rPr>
        <w:t>Faculty: Senanu Okuboyejo</w:t>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Pr="00D261A3" w:rsidR="005A6F8F">
        <w:rPr>
          <w:rFonts w:ascii="Times New Roman" w:hAnsi="Times New Roman"/>
          <w:b/>
        </w:rPr>
        <w:t>Department</w:t>
      </w:r>
      <w:r w:rsidRPr="00D261A3">
        <w:rPr>
          <w:rFonts w:ascii="Times New Roman" w:hAnsi="Times New Roman"/>
          <w:b/>
        </w:rPr>
        <w:t>: MIS</w:t>
      </w:r>
    </w:p>
    <w:p w:rsidRPr="007526DB" w:rsidR="00D261A3" w:rsidP="005A6F8F" w:rsidRDefault="00D261A3" w14:paraId="5EE04AE6" w14:textId="651C8A6E">
      <w:pPr>
        <w:rPr>
          <w:rFonts w:ascii="Times New Roman" w:hAnsi="Times New Roman"/>
          <w:b/>
          <w:bCs/>
        </w:rPr>
      </w:pPr>
      <w:r w:rsidRPr="00D261A3">
        <w:rPr>
          <w:rFonts w:ascii="Times New Roman" w:hAnsi="Times New Roman"/>
          <w:b/>
        </w:rPr>
        <w:t xml:space="preserve">Period: </w:t>
      </w:r>
      <w:r w:rsidRPr="007526DB" w:rsidR="00B52E7E">
        <w:rPr>
          <w:rFonts w:ascii="Times New Roman" w:hAnsi="Times New Roman"/>
          <w:b/>
          <w:bCs/>
        </w:rPr>
        <w:t xml:space="preserve">August 2023 </w:t>
      </w:r>
      <w:r w:rsidRPr="007526DB" w:rsidR="00614982">
        <w:rPr>
          <w:rFonts w:ascii="Times New Roman" w:hAnsi="Times New Roman"/>
          <w:b/>
          <w:bCs/>
        </w:rPr>
        <w:t xml:space="preserve">- </w:t>
      </w:r>
      <w:r w:rsidRPr="007526DB" w:rsidR="00B52E7E">
        <w:rPr>
          <w:rFonts w:ascii="Times New Roman" w:hAnsi="Times New Roman"/>
          <w:b/>
          <w:bCs/>
        </w:rPr>
        <w:t xml:space="preserve">April 2024 </w:t>
      </w:r>
      <w:r w:rsidRPr="007526DB" w:rsidR="00614982">
        <w:rPr>
          <w:rFonts w:ascii="Times New Roman" w:hAnsi="Times New Roman"/>
          <w:b/>
          <w:bCs/>
        </w:rPr>
        <w:t>(</w:t>
      </w:r>
      <w:r w:rsidRPr="007526DB" w:rsidR="00A21D0F">
        <w:rPr>
          <w:rFonts w:ascii="Times New Roman" w:hAnsi="Times New Roman"/>
          <w:b/>
          <w:bCs/>
        </w:rPr>
        <w:t>AY</w:t>
      </w:r>
      <w:r w:rsidRPr="007526DB" w:rsidR="00614982">
        <w:rPr>
          <w:rFonts w:ascii="Times New Roman" w:hAnsi="Times New Roman"/>
          <w:b/>
          <w:bCs/>
        </w:rPr>
        <w:t>23-24)</w:t>
      </w:r>
    </w:p>
    <w:p w:rsidRPr="00D261A3" w:rsidR="005A6F8F" w:rsidP="005A6F8F" w:rsidRDefault="00432817" w14:paraId="6BDF5F05" w14:textId="77777777">
      <w:pPr>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8240" behindDoc="0" locked="0" layoutInCell="1" allowOverlap="1" wp14:anchorId="1357E894" wp14:editId="07777777">
                <wp:simplePos x="0" y="0"/>
                <wp:positionH relativeFrom="column">
                  <wp:posOffset>-63500</wp:posOffset>
                </wp:positionH>
                <wp:positionV relativeFrom="paragraph">
                  <wp:posOffset>73660</wp:posOffset>
                </wp:positionV>
                <wp:extent cx="5584825" cy="9525"/>
                <wp:effectExtent l="12700" t="6985" r="1270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style="position:absolute;margin-left:-5pt;margin-top:5.8pt;width:439.75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" w14:anchorId="4856CA68"/>
            </w:pict>
          </mc:Fallback>
        </mc:AlternateContent>
      </w:r>
    </w:p>
    <w:p w:rsidRPr="00AE36CA" w:rsidR="00D261A3" w:rsidP="00D407B3" w:rsidRDefault="00D261A3" w14:paraId="6B826F1E" w14:textId="6C2C2679">
      <w:pPr>
        <w:autoSpaceDE w:val="0"/>
        <w:autoSpaceDN w:val="0"/>
        <w:adjustRightInd w:val="0"/>
        <w:jc w:val="both"/>
        <w:rPr>
          <w:rFonts w:ascii="Times New Roman" w:hAnsi="Times New Roman"/>
        </w:rPr>
      </w:pPr>
      <w:r w:rsidRPr="22731C35">
        <w:rPr>
          <w:rFonts w:ascii="Times New Roman" w:hAnsi="Times New Roman"/>
        </w:rPr>
        <w:t>Th</w:t>
      </w:r>
      <w:r w:rsidRPr="22731C35" w:rsidR="008974BA">
        <w:rPr>
          <w:rFonts w:ascii="Times New Roman" w:hAnsi="Times New Roman"/>
        </w:rPr>
        <w:t xml:space="preserve">is </w:t>
      </w:r>
      <w:r w:rsidRPr="22731C35" w:rsidR="00D47132">
        <w:rPr>
          <w:rFonts w:ascii="Times New Roman" w:hAnsi="Times New Roman"/>
        </w:rPr>
        <w:t xml:space="preserve">report highlights </w:t>
      </w:r>
      <w:r w:rsidRPr="22731C35" w:rsidR="005055CC">
        <w:rPr>
          <w:rFonts w:ascii="Times New Roman" w:hAnsi="Times New Roman"/>
        </w:rPr>
        <w:t xml:space="preserve">all </w:t>
      </w:r>
      <w:r w:rsidRPr="22731C35" w:rsidR="75F98793">
        <w:rPr>
          <w:rFonts w:ascii="Times New Roman" w:hAnsi="Times New Roman"/>
        </w:rPr>
        <w:t>endeavors</w:t>
      </w:r>
      <w:r w:rsidRPr="22731C35" w:rsidR="005055CC">
        <w:rPr>
          <w:rFonts w:ascii="Times New Roman" w:hAnsi="Times New Roman"/>
        </w:rPr>
        <w:t xml:space="preserve"> and activities carried out to </w:t>
      </w:r>
      <w:r w:rsidRPr="22731C35" w:rsidR="003A1ECE">
        <w:rPr>
          <w:rFonts w:ascii="Times New Roman" w:hAnsi="Times New Roman"/>
        </w:rPr>
        <w:t xml:space="preserve">support and </w:t>
      </w:r>
      <w:r w:rsidRPr="22731C35">
        <w:rPr>
          <w:rFonts w:ascii="Times New Roman" w:hAnsi="Times New Roman"/>
        </w:rPr>
        <w:t xml:space="preserve">enhance my professional growth and development at </w:t>
      </w:r>
      <w:r w:rsidRPr="22731C35" w:rsidR="00086889">
        <w:rPr>
          <w:rFonts w:ascii="Times New Roman" w:hAnsi="Times New Roman"/>
        </w:rPr>
        <w:t xml:space="preserve">the </w:t>
      </w:r>
      <w:r w:rsidRPr="22731C35" w:rsidR="764C6A4B">
        <w:rPr>
          <w:rFonts w:ascii="Times New Roman" w:hAnsi="Times New Roman"/>
        </w:rPr>
        <w:t>college</w:t>
      </w:r>
      <w:r w:rsidRPr="22731C35">
        <w:rPr>
          <w:rFonts w:ascii="Times New Roman" w:hAnsi="Times New Roman"/>
        </w:rPr>
        <w:t xml:space="preserve"> and university</w:t>
      </w:r>
      <w:r w:rsidRPr="22731C35" w:rsidR="006B0AE3">
        <w:rPr>
          <w:rFonts w:ascii="Times New Roman" w:hAnsi="Times New Roman"/>
        </w:rPr>
        <w:t xml:space="preserve"> during the period under review</w:t>
      </w:r>
      <w:r w:rsidRPr="22731C35">
        <w:rPr>
          <w:rFonts w:ascii="Times New Roman" w:hAnsi="Times New Roman"/>
        </w:rPr>
        <w:t xml:space="preserve">. </w:t>
      </w:r>
      <w:r w:rsidRPr="22731C35" w:rsidR="0370487D">
        <w:rPr>
          <w:rFonts w:ascii="Times New Roman" w:hAnsi="Times New Roman"/>
        </w:rPr>
        <w:t>This report also serves as a roadmap to ensure the satisfactory fulfillment of my position's requirements in accordance with Article 22 Section B of the IFO Contract.</w:t>
      </w:r>
      <w:r w:rsidRPr="22731C35">
        <w:rPr>
          <w:rFonts w:ascii="Times New Roman" w:hAnsi="Times New Roman"/>
        </w:rPr>
        <w:t xml:space="preserve"> </w:t>
      </w:r>
    </w:p>
    <w:p w:rsidRPr="00D407B3" w:rsidR="00D261A3" w:rsidP="00D407B3" w:rsidRDefault="00D261A3" w14:paraId="0A37501D" w14:textId="77777777">
      <w:pPr>
        <w:jc w:val="both"/>
        <w:rPr>
          <w:rFonts w:ascii="Times New Roman" w:hAnsi="Times New Roman"/>
          <w:b/>
          <w:bCs/>
        </w:rPr>
      </w:pPr>
    </w:p>
    <w:p w:rsidR="00C6063E" w:rsidP="38D82718" w:rsidRDefault="00D73704" w14:paraId="6D27113C" w14:textId="77777777">
      <w:pPr>
        <w:numPr>
          <w:ilvl w:val="0"/>
          <w:numId w:val="18"/>
        </w:numPr>
        <w:jc w:val="both"/>
        <w:rPr>
          <w:rFonts w:ascii="Times New Roman" w:hAnsi="Times New Roman"/>
          <w:b/>
          <w:bCs/>
        </w:rPr>
      </w:pPr>
      <w:r w:rsidRPr="00C6063E">
        <w:rPr>
          <w:rFonts w:ascii="Times New Roman" w:hAnsi="Times New Roman"/>
          <w:b/>
          <w:bCs/>
        </w:rPr>
        <w:t xml:space="preserve">Demonstrated ability to teach effectively and/or perform effectively in other current assignments. </w:t>
      </w:r>
    </w:p>
    <w:p w:rsidRPr="00D407B3" w:rsidR="00FC7A03" w:rsidP="00C319B2" w:rsidRDefault="00FC7A03" w14:paraId="520DDFCB" w14:textId="36037F62">
      <w:pPr>
        <w:pStyle w:val="ColorfulList-Accent11"/>
        <w:numPr>
          <w:ilvl w:val="0"/>
          <w:numId w:val="25"/>
        </w:numPr>
        <w:jc w:val="both"/>
        <w:rPr>
          <w:rFonts w:ascii="Times New Roman" w:hAnsi="Times New Roman"/>
          <w:iCs/>
        </w:rPr>
      </w:pPr>
      <w:r w:rsidRPr="00D407B3">
        <w:rPr>
          <w:rFonts w:ascii="Times New Roman" w:hAnsi="Times New Roman"/>
          <w:iCs/>
        </w:rPr>
        <w:t xml:space="preserve">Establish and maintain a teaching portfolio – I </w:t>
      </w:r>
      <w:r w:rsidR="00425592">
        <w:rPr>
          <w:rFonts w:ascii="Times New Roman" w:hAnsi="Times New Roman"/>
          <w:iCs/>
        </w:rPr>
        <w:t>taught</w:t>
      </w:r>
      <w:r w:rsidRPr="00D407B3">
        <w:rPr>
          <w:rFonts w:ascii="Times New Roman" w:hAnsi="Times New Roman"/>
          <w:iCs/>
        </w:rPr>
        <w:t xml:space="preserve"> the following courses</w:t>
      </w:r>
      <w:r w:rsidR="008F5994">
        <w:rPr>
          <w:rFonts w:ascii="Times New Roman" w:hAnsi="Times New Roman"/>
          <w:iCs/>
        </w:rPr>
        <w:t xml:space="preserve"> in Fall 2023 and Spring 2024</w:t>
      </w:r>
      <w:r w:rsidRPr="00D407B3">
        <w:rPr>
          <w:rFonts w:ascii="Times New Roman" w:hAnsi="Times New Roman"/>
          <w:iCs/>
        </w:rPr>
        <w:t xml:space="preserve"> - </w:t>
      </w:r>
    </w:p>
    <w:p w:rsidR="00FC7A03" w:rsidP="00C319B2" w:rsidRDefault="00FC7A03" w14:paraId="794F625B" w14:textId="77777777">
      <w:pPr>
        <w:pStyle w:val="ColorfulList-Accent11"/>
        <w:numPr>
          <w:ilvl w:val="2"/>
          <w:numId w:val="18"/>
        </w:numPr>
        <w:jc w:val="both"/>
        <w:rPr>
          <w:rFonts w:ascii="Times New Roman" w:hAnsi="Times New Roman"/>
          <w:iCs/>
        </w:rPr>
      </w:pPr>
      <w:r w:rsidRPr="00D407B3">
        <w:rPr>
          <w:rFonts w:ascii="Times New Roman" w:hAnsi="Times New Roman"/>
          <w:iCs/>
        </w:rPr>
        <w:t>MIS 380 – Business Intelligence and Analytics</w:t>
      </w:r>
      <w:r>
        <w:rPr>
          <w:rFonts w:ascii="Times New Roman" w:hAnsi="Times New Roman"/>
          <w:iCs/>
        </w:rPr>
        <w:t xml:space="preserve"> - Asynchronous</w:t>
      </w:r>
    </w:p>
    <w:p w:rsidRPr="0002059D" w:rsidR="00FC7A03" w:rsidP="00C319B2" w:rsidRDefault="00FC7A03" w14:paraId="757D47AC" w14:textId="77777777">
      <w:pPr>
        <w:pStyle w:val="ColorfulList-Accent11"/>
        <w:numPr>
          <w:ilvl w:val="2"/>
          <w:numId w:val="18"/>
        </w:numPr>
        <w:shd w:val="clear" w:color="auto" w:fill="FFFFFF"/>
        <w:jc w:val="both"/>
        <w:rPr>
          <w:rStyle w:val="ui-provider"/>
          <w:sz w:val="23"/>
          <w:szCs w:val="23"/>
        </w:rPr>
      </w:pPr>
      <w:r w:rsidRPr="0002059D">
        <w:rPr>
          <w:rFonts w:ascii="Times New Roman" w:hAnsi="Times New Roman"/>
          <w:iCs/>
        </w:rPr>
        <w:t>MIS671 – Problem Formulation and Data Presentation</w:t>
      </w:r>
    </w:p>
    <w:p w:rsidRPr="00C6063E" w:rsidR="00FC7A03" w:rsidP="00FC7A03" w:rsidRDefault="00FC7A03" w14:paraId="16C9AD66" w14:textId="77777777">
      <w:pPr>
        <w:ind w:left="720"/>
        <w:jc w:val="both"/>
        <w:rPr>
          <w:rFonts w:ascii="Times New Roman" w:hAnsi="Times New Roman"/>
          <w:b/>
          <w:bCs/>
        </w:rPr>
      </w:pPr>
    </w:p>
    <w:p w:rsidRPr="00D407B3" w:rsidR="005A6F8F" w:rsidP="22731C35" w:rsidRDefault="005A6F8F" w14:paraId="3D55D80E" w14:textId="3AFF3F2A">
      <w:pPr>
        <w:ind w:left="720"/>
        <w:jc w:val="both"/>
        <w:rPr>
          <w:rFonts w:ascii="Times New Roman" w:hAnsi="Times New Roman" w:eastAsia="Times New Roman"/>
        </w:rPr>
      </w:pPr>
      <w:r w:rsidRPr="22731C35">
        <w:rPr>
          <w:rFonts w:ascii="Times New Roman" w:hAnsi="Times New Roman" w:eastAsia="Times New Roman"/>
          <w:b/>
          <w:bCs/>
        </w:rPr>
        <w:t>Teaching</w:t>
      </w:r>
      <w:r w:rsidRPr="22731C35" w:rsidR="17B7E579">
        <w:rPr>
          <w:rFonts w:ascii="Times New Roman" w:hAnsi="Times New Roman" w:eastAsia="Times New Roman"/>
          <w:b/>
          <w:bCs/>
        </w:rPr>
        <w:t xml:space="preserve">: </w:t>
      </w:r>
      <w:r w:rsidRPr="22731C35" w:rsidR="17B7E579">
        <w:rPr>
          <w:rFonts w:ascii="Times New Roman" w:hAnsi="Times New Roman" w:eastAsia="Times New Roman"/>
        </w:rPr>
        <w:t>Demonstrate</w:t>
      </w:r>
      <w:r w:rsidRPr="22731C35">
        <w:rPr>
          <w:rFonts w:ascii="Times New Roman" w:hAnsi="Times New Roman" w:eastAsia="Times New Roman"/>
        </w:rPr>
        <w:t xml:space="preserve"> an interest and growth in </w:t>
      </w:r>
      <w:r w:rsidRPr="22731C35" w:rsidR="00B05D2C">
        <w:rPr>
          <w:rFonts w:ascii="Times New Roman" w:hAnsi="Times New Roman" w:eastAsia="Times New Roman"/>
        </w:rPr>
        <w:t>education</w:t>
      </w:r>
      <w:r w:rsidRPr="22731C35" w:rsidR="00C61BA8">
        <w:rPr>
          <w:rFonts w:ascii="Times New Roman" w:hAnsi="Times New Roman" w:eastAsia="Times New Roman"/>
        </w:rPr>
        <w:t>.</w:t>
      </w:r>
      <w:r w:rsidRPr="22731C35" w:rsidR="00D261A3">
        <w:rPr>
          <w:rFonts w:ascii="Times New Roman" w:hAnsi="Times New Roman" w:eastAsia="Times New Roman"/>
        </w:rPr>
        <w:t xml:space="preserve"> </w:t>
      </w:r>
      <w:r w:rsidRPr="22731C35" w:rsidR="00B05D2C">
        <w:rPr>
          <w:rFonts w:ascii="Times New Roman" w:hAnsi="Times New Roman" w:eastAsia="Times New Roman"/>
        </w:rPr>
        <w:t>I aim</w:t>
      </w:r>
      <w:r w:rsidRPr="22731C35" w:rsidR="00C61BA8">
        <w:rPr>
          <w:rFonts w:ascii="Times New Roman" w:hAnsi="Times New Roman" w:eastAsia="Times New Roman"/>
        </w:rPr>
        <w:t xml:space="preserve"> </w:t>
      </w:r>
      <w:r w:rsidRPr="22731C35" w:rsidR="47410892">
        <w:rPr>
          <w:rFonts w:ascii="Times New Roman" w:hAnsi="Times New Roman" w:eastAsia="Times New Roman"/>
        </w:rPr>
        <w:t>to foster</w:t>
      </w:r>
      <w:r w:rsidRPr="22731C35" w:rsidR="00C61BA8">
        <w:rPr>
          <w:rFonts w:ascii="Times New Roman" w:hAnsi="Times New Roman" w:eastAsia="Times New Roman"/>
        </w:rPr>
        <w:t>, improve</w:t>
      </w:r>
      <w:r w:rsidRPr="22731C35" w:rsidR="00B05D2C">
        <w:rPr>
          <w:rFonts w:ascii="Times New Roman" w:hAnsi="Times New Roman" w:eastAsia="Times New Roman"/>
        </w:rPr>
        <w:t>,</w:t>
      </w:r>
      <w:r w:rsidRPr="22731C35" w:rsidR="00C61BA8">
        <w:rPr>
          <w:rFonts w:ascii="Times New Roman" w:hAnsi="Times New Roman" w:eastAsia="Times New Roman"/>
        </w:rPr>
        <w:t xml:space="preserve"> and sustain</w:t>
      </w:r>
      <w:r w:rsidRPr="22731C35" w:rsidR="00D261A3">
        <w:rPr>
          <w:rFonts w:ascii="Times New Roman" w:hAnsi="Times New Roman" w:eastAsia="Times New Roman"/>
        </w:rPr>
        <w:t xml:space="preserve"> learner-to-learner and learner-to-instructor communication and collaboration.</w:t>
      </w:r>
    </w:p>
    <w:p w:rsidRPr="00C61BA8" w:rsidR="00C61BA8" w:rsidP="22731C35" w:rsidRDefault="00C61BA8" w14:paraId="52F760BF" w14:textId="1B7CF2E1">
      <w:pPr>
        <w:numPr>
          <w:ilvl w:val="0"/>
          <w:numId w:val="12"/>
        </w:numPr>
        <w:jc w:val="both"/>
        <w:rPr>
          <w:rStyle w:val="ui-provider"/>
          <w:rFonts w:ascii="Times New Roman" w:hAnsi="Times New Roman" w:eastAsia="Times New Roman"/>
        </w:rPr>
      </w:pPr>
      <w:r w:rsidRPr="22731C35">
        <w:rPr>
          <w:rStyle w:val="ui-provider"/>
          <w:rFonts w:ascii="Times New Roman" w:hAnsi="Times New Roman" w:eastAsia="Times New Roman"/>
        </w:rPr>
        <w:t>Foster learner</w:t>
      </w:r>
      <w:r w:rsidRPr="22731C35" w:rsidR="00CB2F84">
        <w:rPr>
          <w:rStyle w:val="ui-provider"/>
          <w:rFonts w:ascii="Times New Roman" w:hAnsi="Times New Roman" w:eastAsia="Times New Roman"/>
        </w:rPr>
        <w:t>-</w:t>
      </w:r>
      <w:r w:rsidRPr="22731C35">
        <w:rPr>
          <w:rStyle w:val="ui-provider"/>
          <w:rFonts w:ascii="Times New Roman" w:hAnsi="Times New Roman" w:eastAsia="Times New Roman"/>
        </w:rPr>
        <w:t>to</w:t>
      </w:r>
      <w:r w:rsidRPr="22731C35" w:rsidR="00CB2F84">
        <w:rPr>
          <w:rStyle w:val="ui-provider"/>
          <w:rFonts w:ascii="Times New Roman" w:hAnsi="Times New Roman" w:eastAsia="Times New Roman"/>
        </w:rPr>
        <w:t>-</w:t>
      </w:r>
      <w:r w:rsidRPr="22731C35">
        <w:rPr>
          <w:rStyle w:val="ui-provider"/>
          <w:rFonts w:ascii="Times New Roman" w:hAnsi="Times New Roman" w:eastAsia="Times New Roman"/>
        </w:rPr>
        <w:t>learner and learner</w:t>
      </w:r>
      <w:r w:rsidRPr="22731C35" w:rsidR="00CB2F84">
        <w:rPr>
          <w:rStyle w:val="ui-provider"/>
          <w:rFonts w:ascii="Times New Roman" w:hAnsi="Times New Roman" w:eastAsia="Times New Roman"/>
        </w:rPr>
        <w:t>-</w:t>
      </w:r>
      <w:r w:rsidRPr="22731C35">
        <w:rPr>
          <w:rStyle w:val="ui-provider"/>
          <w:rFonts w:ascii="Times New Roman" w:hAnsi="Times New Roman" w:eastAsia="Times New Roman"/>
        </w:rPr>
        <w:t>to</w:t>
      </w:r>
      <w:r w:rsidRPr="22731C35" w:rsidR="00CB2F84">
        <w:rPr>
          <w:rStyle w:val="ui-provider"/>
          <w:rFonts w:ascii="Times New Roman" w:hAnsi="Times New Roman" w:eastAsia="Times New Roman"/>
        </w:rPr>
        <w:t>-</w:t>
      </w:r>
      <w:r w:rsidRPr="22731C35">
        <w:rPr>
          <w:rStyle w:val="ui-provider"/>
          <w:rFonts w:ascii="Times New Roman" w:hAnsi="Times New Roman" w:eastAsia="Times New Roman"/>
        </w:rPr>
        <w:t>instructor communication and collaboration</w:t>
      </w:r>
    </w:p>
    <w:p w:rsidRPr="00C61BA8" w:rsidR="00CD1870" w:rsidP="12A7EE55" w:rsidRDefault="00C61BA8" w14:paraId="47510781" w14:textId="3FC3C74F">
      <w:pPr>
        <w:numPr>
          <w:ilvl w:val="1"/>
          <w:numId w:val="12"/>
        </w:numPr>
        <w:jc w:val="both"/>
        <w:rPr>
          <w:rFonts w:ascii="Times New Roman" w:hAnsi="Times New Roman" w:eastAsia="Times New Roman"/>
          <w:lang w:eastAsia="ja-JP"/>
        </w:rPr>
      </w:pPr>
      <w:r w:rsidRPr="12A7EE55">
        <w:rPr>
          <w:rStyle w:val="ui-provider"/>
          <w:rFonts w:ascii="Times New Roman" w:hAnsi="Times New Roman" w:eastAsia="Times New Roman"/>
        </w:rPr>
        <w:t>Objective 1: Timely grading and releas</w:t>
      </w:r>
      <w:r w:rsidRPr="12A7EE55" w:rsidR="00A006B0">
        <w:rPr>
          <w:rStyle w:val="ui-provider"/>
          <w:rFonts w:ascii="Times New Roman" w:hAnsi="Times New Roman" w:eastAsia="Times New Roman"/>
        </w:rPr>
        <w:t>ing</w:t>
      </w:r>
      <w:r w:rsidRPr="12A7EE55">
        <w:rPr>
          <w:rStyle w:val="ui-provider"/>
          <w:rFonts w:ascii="Times New Roman" w:hAnsi="Times New Roman" w:eastAsia="Times New Roman"/>
        </w:rPr>
        <w:t xml:space="preserve"> students’ papers and assignments with constructive feedback.</w:t>
      </w:r>
      <w:r w:rsidRPr="12A7EE55" w:rsidR="6F1598A0">
        <w:rPr>
          <w:rStyle w:val="ui-provider"/>
          <w:rFonts w:ascii="Times New Roman" w:hAnsi="Times New Roman" w:eastAsia="Times New Roman"/>
        </w:rPr>
        <w:t xml:space="preserve"> I </w:t>
      </w:r>
      <w:r w:rsidRPr="12A7EE55" w:rsidR="6CDAE467">
        <w:rPr>
          <w:rStyle w:val="ui-provider"/>
          <w:rFonts w:ascii="Times New Roman" w:hAnsi="Times New Roman" w:eastAsia="Times New Roman"/>
        </w:rPr>
        <w:t>a</w:t>
      </w:r>
      <w:r w:rsidRPr="12A7EE55" w:rsidR="6F1598A0">
        <w:rPr>
          <w:rFonts w:ascii="Times New Roman" w:hAnsi="Times New Roman" w:eastAsia="Times New Roman"/>
          <w:lang w:eastAsia="ja-JP"/>
        </w:rPr>
        <w:t xml:space="preserve">dhered to established timelines and </w:t>
      </w:r>
      <w:r w:rsidRPr="12A7EE55" w:rsidR="32660AB6">
        <w:rPr>
          <w:rFonts w:ascii="Times New Roman" w:hAnsi="Times New Roman" w:eastAsia="Times New Roman"/>
          <w:lang w:eastAsia="ja-JP"/>
        </w:rPr>
        <w:t>deadlines and</w:t>
      </w:r>
      <w:r w:rsidRPr="12A7EE55" w:rsidR="6F1598A0">
        <w:rPr>
          <w:rFonts w:ascii="Times New Roman" w:hAnsi="Times New Roman" w:eastAsia="Times New Roman"/>
          <w:lang w:eastAsia="ja-JP"/>
        </w:rPr>
        <w:t xml:space="preserve"> </w:t>
      </w:r>
      <w:r w:rsidRPr="12A7EE55" w:rsidR="43321DC1">
        <w:rPr>
          <w:rFonts w:ascii="Times New Roman" w:hAnsi="Times New Roman" w:eastAsia="Times New Roman"/>
          <w:lang w:eastAsia="ja-JP"/>
        </w:rPr>
        <w:t>was flexible with</w:t>
      </w:r>
      <w:r w:rsidRPr="12A7EE55" w:rsidR="456CD1FA">
        <w:rPr>
          <w:rFonts w:ascii="Times New Roman" w:hAnsi="Times New Roman" w:eastAsia="Times New Roman"/>
          <w:lang w:eastAsia="ja-JP"/>
        </w:rPr>
        <w:t xml:space="preserve"> students who required </w:t>
      </w:r>
      <w:r w:rsidRPr="12A7EE55" w:rsidR="1AC816E4">
        <w:rPr>
          <w:rFonts w:ascii="Times New Roman" w:hAnsi="Times New Roman" w:eastAsia="Times New Roman"/>
          <w:lang w:eastAsia="ja-JP"/>
        </w:rPr>
        <w:t xml:space="preserve">some form </w:t>
      </w:r>
      <w:r w:rsidRPr="12A7EE55" w:rsidR="6D0B4A37">
        <w:rPr>
          <w:rFonts w:ascii="Times New Roman" w:hAnsi="Times New Roman" w:eastAsia="Times New Roman"/>
          <w:lang w:eastAsia="ja-JP"/>
        </w:rPr>
        <w:t>accommodation</w:t>
      </w:r>
      <w:r w:rsidRPr="12A7EE55" w:rsidR="456CD1FA">
        <w:rPr>
          <w:rFonts w:ascii="Times New Roman" w:hAnsi="Times New Roman" w:eastAsia="Times New Roman"/>
          <w:lang w:eastAsia="ja-JP"/>
        </w:rPr>
        <w:t xml:space="preserve">. Students were provided with constructive feedback in a timely </w:t>
      </w:r>
      <w:r w:rsidRPr="12A7EE55" w:rsidR="4A40431D">
        <w:rPr>
          <w:rFonts w:ascii="Times New Roman" w:hAnsi="Times New Roman" w:eastAsia="Times New Roman"/>
          <w:lang w:eastAsia="ja-JP"/>
        </w:rPr>
        <w:t>manner and</w:t>
      </w:r>
      <w:r w:rsidRPr="12A7EE55" w:rsidR="0F8D95BA">
        <w:rPr>
          <w:rFonts w:ascii="Times New Roman" w:hAnsi="Times New Roman" w:eastAsia="Times New Roman"/>
          <w:lang w:eastAsia="ja-JP"/>
        </w:rPr>
        <w:t xml:space="preserve"> provided opportunities for the feedback to be implemented and re-submitted. </w:t>
      </w:r>
      <w:r w:rsidRPr="12A7EE55" w:rsidR="6F1598A0">
        <w:rPr>
          <w:rFonts w:ascii="Times New Roman" w:hAnsi="Times New Roman" w:eastAsia="Times New Roman"/>
          <w:lang w:eastAsia="ja-JP"/>
        </w:rPr>
        <w:t xml:space="preserve"> </w:t>
      </w:r>
      <w:r w:rsidRPr="12A7EE55" w:rsidR="29B90E0D">
        <w:rPr>
          <w:rFonts w:ascii="Times New Roman" w:hAnsi="Times New Roman" w:eastAsia="Times New Roman"/>
          <w:lang w:eastAsia="ja-JP"/>
        </w:rPr>
        <w:t>The students found the feedback useful and effective, and it improved their disposition and perception</w:t>
      </w:r>
      <w:r w:rsidRPr="12A7EE55" w:rsidR="4669BE83">
        <w:rPr>
          <w:rFonts w:ascii="Times New Roman" w:hAnsi="Times New Roman" w:eastAsia="Times New Roman"/>
          <w:lang w:eastAsia="ja-JP"/>
        </w:rPr>
        <w:t xml:space="preserve"> of the course. (See </w:t>
      </w:r>
      <w:r w:rsidRPr="12A7EE55" w:rsidR="3D0981C2">
        <w:rPr>
          <w:rFonts w:ascii="Times New Roman" w:hAnsi="Times New Roman" w:eastAsia="Times New Roman"/>
          <w:lang w:eastAsia="ja-JP"/>
        </w:rPr>
        <w:t>attachment</w:t>
      </w:r>
      <w:r w:rsidRPr="12A7EE55" w:rsidR="4669BE83">
        <w:rPr>
          <w:rFonts w:ascii="Times New Roman" w:hAnsi="Times New Roman" w:eastAsia="Times New Roman"/>
          <w:lang w:eastAsia="ja-JP"/>
        </w:rPr>
        <w:t xml:space="preserve"> for some students’ response to the feedback)</w:t>
      </w:r>
    </w:p>
    <w:p w:rsidRPr="00C61BA8" w:rsidR="00CD1870" w:rsidP="22731C35" w:rsidRDefault="00C61BA8" w14:paraId="39C20CF9" w14:textId="20FE18F9">
      <w:pPr>
        <w:numPr>
          <w:ilvl w:val="1"/>
          <w:numId w:val="12"/>
        </w:numPr>
        <w:jc w:val="both"/>
        <w:rPr>
          <w:rFonts w:ascii="Times New Roman" w:hAnsi="Times New Roman" w:eastAsia="Times New Roman"/>
          <w:lang w:eastAsia="ja-JP"/>
        </w:rPr>
      </w:pPr>
      <w:r w:rsidRPr="12A7EE55">
        <w:rPr>
          <w:rStyle w:val="ui-provider"/>
          <w:rFonts w:ascii="Times New Roman" w:hAnsi="Times New Roman" w:eastAsia="Times New Roman"/>
        </w:rPr>
        <w:t xml:space="preserve">Objective 2: Increase </w:t>
      </w:r>
      <w:r w:rsidRPr="12A7EE55" w:rsidR="00F25C23">
        <w:rPr>
          <w:rStyle w:val="ui-provider"/>
          <w:rFonts w:ascii="Times New Roman" w:hAnsi="Times New Roman" w:eastAsia="Times New Roman"/>
        </w:rPr>
        <w:t>student</w:t>
      </w:r>
      <w:r w:rsidRPr="12A7EE55">
        <w:rPr>
          <w:rStyle w:val="ui-provider"/>
          <w:rFonts w:ascii="Times New Roman" w:hAnsi="Times New Roman" w:eastAsia="Times New Roman"/>
        </w:rPr>
        <w:t xml:space="preserve"> participation in class</w:t>
      </w:r>
      <w:r w:rsidRPr="12A7EE55" w:rsidR="00D819AF">
        <w:rPr>
          <w:rStyle w:val="ui-provider"/>
          <w:rFonts w:ascii="Times New Roman" w:hAnsi="Times New Roman" w:eastAsia="Times New Roman"/>
        </w:rPr>
        <w:t xml:space="preserve"> through </w:t>
      </w:r>
      <w:r w:rsidRPr="12A7EE55">
        <w:rPr>
          <w:rStyle w:val="ui-provider"/>
          <w:rFonts w:ascii="Times New Roman" w:hAnsi="Times New Roman" w:eastAsia="Times New Roman"/>
        </w:rPr>
        <w:t>cooperative learning activities, active student-student interactions, analyzing materials,</w:t>
      </w:r>
      <w:r w:rsidRPr="12A7EE55" w:rsidR="79D8D0AF">
        <w:rPr>
          <w:rStyle w:val="ui-provider"/>
          <w:rFonts w:ascii="Times New Roman" w:hAnsi="Times New Roman" w:eastAsia="Times New Roman"/>
        </w:rPr>
        <w:t xml:space="preserve"> strategies, </w:t>
      </w:r>
      <w:r w:rsidRPr="12A7EE55" w:rsidR="002A0089">
        <w:rPr>
          <w:rStyle w:val="ui-provider"/>
          <w:rFonts w:ascii="Times New Roman" w:hAnsi="Times New Roman" w:eastAsia="Times New Roman"/>
        </w:rPr>
        <w:t>and methods.</w:t>
      </w:r>
      <w:r w:rsidRPr="12A7EE55" w:rsidR="00C648A8">
        <w:rPr>
          <w:rStyle w:val="ui-provider"/>
          <w:rFonts w:ascii="Times New Roman" w:hAnsi="Times New Roman" w:eastAsia="Times New Roman"/>
        </w:rPr>
        <w:t xml:space="preserve"> </w:t>
      </w:r>
      <w:r w:rsidRPr="12A7EE55" w:rsidR="534086E7">
        <w:rPr>
          <w:rFonts w:ascii="Times New Roman" w:hAnsi="Times New Roman" w:eastAsia="Times New Roman"/>
          <w:lang w:eastAsia="ja-JP"/>
        </w:rPr>
        <w:t xml:space="preserve">Students worked on collaborative semester </w:t>
      </w:r>
      <w:r w:rsidRPr="12A7EE55" w:rsidR="4703C371">
        <w:rPr>
          <w:rFonts w:ascii="Times New Roman" w:hAnsi="Times New Roman" w:eastAsia="Times New Roman"/>
          <w:lang w:eastAsia="ja-JP"/>
        </w:rPr>
        <w:t>projects and</w:t>
      </w:r>
      <w:r w:rsidRPr="12A7EE55" w:rsidR="534086E7">
        <w:rPr>
          <w:rFonts w:ascii="Times New Roman" w:hAnsi="Times New Roman" w:eastAsia="Times New Roman"/>
          <w:lang w:eastAsia="ja-JP"/>
        </w:rPr>
        <w:t xml:space="preserve"> </w:t>
      </w:r>
      <w:r w:rsidRPr="12A7EE55" w:rsidR="1CA95C66">
        <w:rPr>
          <w:rFonts w:ascii="Times New Roman" w:hAnsi="Times New Roman" w:eastAsia="Times New Roman"/>
          <w:lang w:eastAsia="ja-JP"/>
        </w:rPr>
        <w:t>participated in group discussions.</w:t>
      </w:r>
    </w:p>
    <w:p w:rsidR="0088794F" w:rsidP="22731C35" w:rsidRDefault="00C61BA8" w14:paraId="7CC15E0B" w14:textId="77777777">
      <w:pPr>
        <w:numPr>
          <w:ilvl w:val="1"/>
          <w:numId w:val="12"/>
        </w:numPr>
        <w:jc w:val="both"/>
        <w:rPr>
          <w:rFonts w:ascii="Times New Roman" w:hAnsi="Times New Roman" w:eastAsia="Times New Roman"/>
        </w:rPr>
      </w:pPr>
      <w:r w:rsidRPr="12A7EE55">
        <w:rPr>
          <w:rStyle w:val="ui-provider"/>
          <w:rFonts w:ascii="Times New Roman" w:hAnsi="Times New Roman" w:eastAsia="Times New Roman"/>
        </w:rPr>
        <w:t xml:space="preserve">Objective 3: Utilize </w:t>
      </w:r>
      <w:del w:author="Okuboyejo, Senanu R" w:date="2023-06-20T07:49:00Z" w:id="1">
        <w:r w:rsidRPr="12A7EE55" w:rsidDel="00CD1870">
          <w:rPr>
            <w:rStyle w:val="ui-provider"/>
            <w:rFonts w:ascii="Times New Roman" w:hAnsi="Times New Roman" w:eastAsia="Times New Roman"/>
          </w:rPr>
          <w:delText>Student-Teacher</w:delText>
        </w:r>
      </w:del>
      <w:ins w:author="Okuboyejo, Senanu R" w:date="2023-06-20T07:49:00Z" w:id="2">
        <w:r w:rsidRPr="12A7EE55" w:rsidR="00AB5305">
          <w:rPr>
            <w:rStyle w:val="ui-provider"/>
            <w:rFonts w:ascii="Times New Roman" w:hAnsi="Times New Roman" w:eastAsia="Times New Roman"/>
          </w:rPr>
          <w:t>s</w:t>
        </w:r>
        <w:r w:rsidRPr="12A7EE55">
          <w:rPr>
            <w:rStyle w:val="ui-provider"/>
            <w:rFonts w:ascii="Times New Roman" w:hAnsi="Times New Roman" w:eastAsia="Times New Roman"/>
          </w:rPr>
          <w:t>tudent-</w:t>
        </w:r>
        <w:r w:rsidRPr="12A7EE55" w:rsidR="00AB5305">
          <w:rPr>
            <w:rStyle w:val="ui-provider"/>
            <w:rFonts w:ascii="Times New Roman" w:hAnsi="Times New Roman" w:eastAsia="Times New Roman"/>
          </w:rPr>
          <w:t>t</w:t>
        </w:r>
        <w:r w:rsidRPr="12A7EE55">
          <w:rPr>
            <w:rStyle w:val="ui-provider"/>
            <w:rFonts w:ascii="Times New Roman" w:hAnsi="Times New Roman" w:eastAsia="Times New Roman"/>
          </w:rPr>
          <w:t>eacher</w:t>
        </w:r>
      </w:ins>
      <w:r w:rsidRPr="12A7EE55">
        <w:rPr>
          <w:rStyle w:val="ui-provider"/>
          <w:rFonts w:ascii="Times New Roman" w:hAnsi="Times New Roman" w:eastAsia="Times New Roman"/>
        </w:rPr>
        <w:t xml:space="preserve"> interactions and strategies that encourage independence, self-efficacy, and self-reliance</w:t>
      </w:r>
      <w:r w:rsidRPr="12A7EE55" w:rsidR="00453219">
        <w:rPr>
          <w:rStyle w:val="ui-provider"/>
          <w:rFonts w:ascii="Times New Roman" w:hAnsi="Times New Roman" w:eastAsia="Times New Roman"/>
        </w:rPr>
        <w:t>.</w:t>
      </w:r>
      <w:r w:rsidRPr="12A7EE55" w:rsidR="00CD1870">
        <w:rPr>
          <w:rFonts w:ascii="Times New Roman" w:hAnsi="Times New Roman" w:eastAsia="Times New Roman"/>
          <w:lang w:eastAsia="ja-JP"/>
        </w:rPr>
        <w:t xml:space="preserve"> </w:t>
      </w:r>
    </w:p>
    <w:p w:rsidR="00CD1870" w:rsidP="000C34BB" w:rsidRDefault="00910778" w14:paraId="72E65EB4" w14:textId="57E1F8A3">
      <w:pPr>
        <w:numPr>
          <w:ilvl w:val="2"/>
          <w:numId w:val="12"/>
        </w:numPr>
        <w:jc w:val="both"/>
        <w:rPr>
          <w:rFonts w:ascii="Times New Roman" w:hAnsi="Times New Roman" w:eastAsia="Times New Roman"/>
        </w:rPr>
      </w:pPr>
      <w:r>
        <w:rPr>
          <w:rFonts w:ascii="Times New Roman" w:hAnsi="Times New Roman" w:eastAsia="Times New Roman"/>
          <w:lang w:eastAsia="ja-JP"/>
        </w:rPr>
        <w:t>Weekly announcements/snapshots of the requirement for the week</w:t>
      </w:r>
      <w:r w:rsidRPr="12A7EE55" w:rsidR="00CD1870">
        <w:rPr>
          <w:rFonts w:ascii="Times New Roman" w:hAnsi="Times New Roman" w:eastAsia="Times New Roman"/>
          <w:lang w:eastAsia="ja-JP"/>
        </w:rPr>
        <w:t>.</w:t>
      </w:r>
    </w:p>
    <w:p w:rsidRPr="00C61BA8" w:rsidR="003F3F22" w:rsidP="00DF6564" w:rsidRDefault="003F3F22" w14:paraId="06E10219" w14:textId="77777777">
      <w:pPr>
        <w:ind w:left="2520"/>
        <w:jc w:val="both"/>
        <w:rPr>
          <w:rFonts w:ascii="Times New Roman" w:hAnsi="Times New Roman" w:eastAsia="Times New Roman"/>
        </w:rPr>
      </w:pPr>
    </w:p>
    <w:p w:rsidRPr="003D2402" w:rsidR="003B2408" w:rsidP="003B2408" w:rsidRDefault="001A1631" w14:paraId="5AA6EF09" w14:textId="7A031AA2">
      <w:pPr>
        <w:pStyle w:val="ListParagraph"/>
        <w:numPr>
          <w:ilvl w:val="0"/>
          <w:numId w:val="12"/>
        </w:numPr>
        <w:spacing w:after="160" w:line="259" w:lineRule="auto"/>
        <w:jc w:val="both"/>
        <w:rPr>
          <w:rFonts w:ascii="Times New Roman" w:hAnsi="Times New Roman"/>
        </w:rPr>
      </w:pPr>
      <w:r w:rsidRPr="003D2402">
        <w:rPr>
          <w:rFonts w:ascii="Times New Roman" w:hAnsi="Times New Roman"/>
        </w:rPr>
        <w:t xml:space="preserve">I will design an assignment in my course, </w:t>
      </w:r>
      <w:r w:rsidRPr="003D2402" w:rsidR="00463F4C">
        <w:rPr>
          <w:rFonts w:ascii="Times New Roman" w:hAnsi="Times New Roman"/>
        </w:rPr>
        <w:t>MIS</w:t>
      </w:r>
      <w:r w:rsidRPr="003D2402" w:rsidR="00892837">
        <w:rPr>
          <w:rFonts w:ascii="Times New Roman" w:hAnsi="Times New Roman"/>
        </w:rPr>
        <w:t xml:space="preserve"> 671</w:t>
      </w:r>
      <w:r w:rsidRPr="003D2402">
        <w:rPr>
          <w:rFonts w:ascii="Times New Roman" w:hAnsi="Times New Roman"/>
        </w:rPr>
        <w:t>, that introduce</w:t>
      </w:r>
      <w:r w:rsidR="0030799A">
        <w:rPr>
          <w:rFonts w:ascii="Times New Roman" w:hAnsi="Times New Roman"/>
        </w:rPr>
        <w:t>s</w:t>
      </w:r>
      <w:r w:rsidRPr="003D2402">
        <w:rPr>
          <w:rFonts w:ascii="Times New Roman" w:hAnsi="Times New Roman"/>
        </w:rPr>
        <w:t xml:space="preserve"> diversity and inclusion learning outcomes.</w:t>
      </w:r>
    </w:p>
    <w:p w:rsidRPr="003D2402" w:rsidR="003B2408" w:rsidP="003B2408" w:rsidRDefault="00006A84" w14:paraId="3AA6E5FD" w14:textId="20077F2F">
      <w:pPr>
        <w:pStyle w:val="ListParagraph"/>
        <w:numPr>
          <w:ilvl w:val="1"/>
          <w:numId w:val="12"/>
        </w:numPr>
        <w:spacing w:after="160" w:line="259" w:lineRule="auto"/>
        <w:jc w:val="both"/>
        <w:rPr>
          <w:rFonts w:ascii="Times New Roman" w:hAnsi="Times New Roman"/>
        </w:rPr>
      </w:pPr>
      <w:r w:rsidRPr="003D2402">
        <w:rPr>
          <w:rStyle w:val="contentpasted0"/>
          <w:rFonts w:ascii="Times New Roman" w:hAnsi="Times New Roman"/>
        </w:rPr>
        <w:t xml:space="preserve">Collaborative semester projects: </w:t>
      </w:r>
      <w:r w:rsidRPr="003D2402" w:rsidR="003B2408">
        <w:rPr>
          <w:rFonts w:ascii="Times New Roman" w:hAnsi="Times New Roman"/>
          <w:bCs/>
        </w:rPr>
        <w:t>During the academic year, I introduced an engaging element to the curriculum by incorporating collaborative semester projects on data analysis within my course at the graduate level. This initiative aimed to empower students with practical skills in descriptive and diagnostic analysis while emphasizing the critical importance of addressing Diversity, Equity, and Inclusion (DEI) issues, specifically focusing on closing equity gaps.</w:t>
      </w:r>
    </w:p>
    <w:p w:rsidRPr="00DF6564" w:rsidR="00006A84" w:rsidP="00DF6564" w:rsidRDefault="00006A84" w14:paraId="6DC3EBF8" w14:textId="77777777">
      <w:pPr>
        <w:spacing w:after="160" w:line="259" w:lineRule="auto"/>
        <w:jc w:val="both"/>
        <w:rPr>
          <w:rStyle w:val="contentpasted0"/>
          <w:rFonts w:ascii="Times New Roman" w:hAnsi="Times New Roman"/>
        </w:rPr>
      </w:pPr>
    </w:p>
    <w:p w:rsidR="001A1631" w:rsidP="001A1631" w:rsidRDefault="001A1631" w14:paraId="7ADE9195" w14:textId="77777777">
      <w:pPr>
        <w:pStyle w:val="ColorfulList-Accent11"/>
        <w:numPr>
          <w:ilvl w:val="0"/>
          <w:numId w:val="12"/>
        </w:numPr>
        <w:jc w:val="both"/>
        <w:rPr>
          <w:rStyle w:val="contentpasted0"/>
          <w:rFonts w:ascii="Times New Roman" w:hAnsi="Times New Roman"/>
        </w:rPr>
      </w:pPr>
      <w:r w:rsidRPr="12A7EE55">
        <w:rPr>
          <w:rStyle w:val="contentpasted0"/>
          <w:rFonts w:ascii="Times New Roman" w:hAnsi="Times New Roman"/>
        </w:rPr>
        <w:lastRenderedPageBreak/>
        <w:t>Review existing class materials based on students’ assessment and feedback</w:t>
      </w:r>
    </w:p>
    <w:p w:rsidR="001A1631" w:rsidP="001A1631" w:rsidRDefault="001A1631" w14:paraId="4783F0EC" w14:textId="77777777">
      <w:pPr>
        <w:pStyle w:val="ColorfulList-Accent11"/>
        <w:numPr>
          <w:ilvl w:val="1"/>
          <w:numId w:val="12"/>
        </w:numPr>
        <w:jc w:val="both"/>
        <w:rPr>
          <w:rStyle w:val="contentpasted0"/>
          <w:rFonts w:ascii="Times New Roman" w:hAnsi="Times New Roman"/>
        </w:rPr>
      </w:pPr>
      <w:r w:rsidRPr="00626FC0">
        <w:rPr>
          <w:rStyle w:val="contentpasted0"/>
          <w:rFonts w:ascii="Times New Roman" w:hAnsi="Times New Roman"/>
        </w:rPr>
        <w:t>http://colpowtoon.weebly.com/</w:t>
      </w:r>
    </w:p>
    <w:p w:rsidR="001A1631" w:rsidP="001A1631" w:rsidRDefault="001A1631" w14:paraId="17C2BB0F" w14:textId="77777777">
      <w:pPr>
        <w:pStyle w:val="ColorfulList-Accent11"/>
        <w:numPr>
          <w:ilvl w:val="0"/>
          <w:numId w:val="12"/>
        </w:numPr>
        <w:jc w:val="both"/>
        <w:rPr>
          <w:rStyle w:val="contentpasted0"/>
          <w:rFonts w:ascii="Times New Roman" w:hAnsi="Times New Roman"/>
        </w:rPr>
      </w:pPr>
      <w:r w:rsidRPr="12A7EE55">
        <w:rPr>
          <w:rStyle w:val="contentpasted0"/>
          <w:rFonts w:ascii="Times New Roman" w:hAnsi="Times New Roman"/>
        </w:rPr>
        <w:t xml:space="preserve">I </w:t>
      </w:r>
      <w:r>
        <w:rPr>
          <w:rStyle w:val="contentpasted0"/>
          <w:rFonts w:ascii="Times New Roman" w:hAnsi="Times New Roman"/>
        </w:rPr>
        <w:t>integrated</w:t>
      </w:r>
      <w:r w:rsidRPr="12A7EE55">
        <w:rPr>
          <w:rStyle w:val="contentpasted0"/>
          <w:rFonts w:ascii="Times New Roman" w:hAnsi="Times New Roman"/>
        </w:rPr>
        <w:t xml:space="preserve"> teaching and learning high impact practices (HIPs) into my courses</w:t>
      </w:r>
      <w:r>
        <w:rPr>
          <w:rStyle w:val="contentpasted0"/>
          <w:rFonts w:ascii="Times New Roman" w:hAnsi="Times New Roman"/>
        </w:rPr>
        <w:t xml:space="preserve"> to enhance both individual and collective student experience. </w:t>
      </w:r>
    </w:p>
    <w:p w:rsidRPr="004D2907" w:rsidR="001A1631" w:rsidP="001A1631" w:rsidRDefault="001A1631" w14:paraId="248EE5D3" w14:textId="03268AD9">
      <w:pPr>
        <w:pStyle w:val="ColorfulList-Accent11"/>
        <w:numPr>
          <w:ilvl w:val="1"/>
          <w:numId w:val="12"/>
        </w:numPr>
        <w:jc w:val="both"/>
        <w:rPr>
          <w:rStyle w:val="contentpasted0"/>
          <w:rFonts w:ascii="Times New Roman" w:hAnsi="Times New Roman"/>
        </w:rPr>
      </w:pPr>
      <w:r w:rsidRPr="22731C35">
        <w:rPr>
          <w:rStyle w:val="contentpasted0"/>
          <w:rFonts w:ascii="Times New Roman" w:hAnsi="Times New Roman"/>
        </w:rPr>
        <w:t xml:space="preserve">Collaborative </w:t>
      </w:r>
      <w:r>
        <w:rPr>
          <w:rStyle w:val="contentpasted0"/>
          <w:rFonts w:ascii="Times New Roman" w:hAnsi="Times New Roman"/>
        </w:rPr>
        <w:t>semester</w:t>
      </w:r>
      <w:r w:rsidRPr="22731C35">
        <w:rPr>
          <w:rStyle w:val="contentpasted0"/>
          <w:rFonts w:ascii="Times New Roman" w:hAnsi="Times New Roman"/>
        </w:rPr>
        <w:t xml:space="preserve"> projects</w:t>
      </w:r>
      <w:r>
        <w:rPr>
          <w:rStyle w:val="contentpasted0"/>
          <w:rFonts w:ascii="Times New Roman" w:hAnsi="Times New Roman"/>
        </w:rPr>
        <w:t xml:space="preserve">: </w:t>
      </w:r>
      <w:r w:rsidRPr="006E1FF6">
        <w:rPr>
          <w:rStyle w:val="contentpasted0"/>
          <w:rFonts w:ascii="Times New Roman" w:hAnsi="Times New Roman"/>
        </w:rPr>
        <w:t>working with others prompts students to solve</w:t>
      </w:r>
      <w:r>
        <w:rPr>
          <w:rStyle w:val="contentpasted0"/>
          <w:rFonts w:ascii="Times New Roman" w:hAnsi="Times New Roman"/>
        </w:rPr>
        <w:t xml:space="preserve"> problems</w:t>
      </w:r>
      <w:r w:rsidRPr="006E1FF6">
        <w:rPr>
          <w:rStyle w:val="contentpasted0"/>
          <w:rFonts w:ascii="Times New Roman" w:hAnsi="Times New Roman"/>
        </w:rPr>
        <w:t xml:space="preserve"> while actively considering the input of peers with unique perspectives.</w:t>
      </w:r>
      <w:r>
        <w:rPr>
          <w:rStyle w:val="contentpasted0"/>
          <w:rFonts w:ascii="Times New Roman" w:hAnsi="Times New Roman"/>
        </w:rPr>
        <w:t xml:space="preserve"> (</w:t>
      </w:r>
      <w:proofErr w:type="gramStart"/>
      <w:r>
        <w:rPr>
          <w:rStyle w:val="contentpasted0"/>
          <w:rFonts w:ascii="Times New Roman" w:hAnsi="Times New Roman"/>
        </w:rPr>
        <w:t>interaction</w:t>
      </w:r>
      <w:proofErr w:type="gramEnd"/>
      <w:r>
        <w:rPr>
          <w:rStyle w:val="contentpasted0"/>
          <w:rFonts w:ascii="Times New Roman" w:hAnsi="Times New Roman"/>
        </w:rPr>
        <w:t>, collaboration</w:t>
      </w:r>
      <w:r w:rsidRPr="3C53863A" w:rsidR="46097B30">
        <w:rPr>
          <w:rStyle w:val="contentpasted0"/>
          <w:rFonts w:ascii="Times New Roman" w:hAnsi="Times New Roman"/>
        </w:rPr>
        <w:t>,</w:t>
      </w:r>
      <w:r>
        <w:rPr>
          <w:rStyle w:val="contentpasted0"/>
          <w:rFonts w:ascii="Times New Roman" w:hAnsi="Times New Roman"/>
        </w:rPr>
        <w:t xml:space="preserve"> and experience with diversity). </w:t>
      </w:r>
      <w:r w:rsidR="00CC0508">
        <w:rPr>
          <w:rStyle w:val="contentpasted0"/>
          <w:rFonts w:ascii="Times New Roman" w:hAnsi="Times New Roman"/>
        </w:rPr>
        <w:t xml:space="preserve">The </w:t>
      </w:r>
      <w:r w:rsidR="003B3ADC">
        <w:rPr>
          <w:rStyle w:val="contentpasted0"/>
          <w:rFonts w:ascii="Times New Roman" w:hAnsi="Times New Roman"/>
        </w:rPr>
        <w:t xml:space="preserve">project also promotes a sense of shared purpose and achievement. </w:t>
      </w:r>
    </w:p>
    <w:p w:rsidR="001A1631" w:rsidP="001A1631" w:rsidRDefault="001A1631" w14:paraId="19138C0C" w14:textId="13060277">
      <w:pPr>
        <w:pStyle w:val="ColorfulList-Accent11"/>
        <w:numPr>
          <w:ilvl w:val="1"/>
          <w:numId w:val="12"/>
        </w:numPr>
        <w:jc w:val="both"/>
        <w:rPr>
          <w:rStyle w:val="contentpasted0"/>
          <w:rFonts w:ascii="Times New Roman" w:hAnsi="Times New Roman"/>
        </w:rPr>
      </w:pPr>
      <w:r w:rsidRPr="7E64A7AB">
        <w:rPr>
          <w:rStyle w:val="contentpasted0"/>
          <w:rFonts w:ascii="Times New Roman" w:hAnsi="Times New Roman"/>
        </w:rPr>
        <w:t>Service Learning/ Community-based learning: I introduced practitioners’ sharing sessions in my classes to bridge the gap between industry and academia and bui</w:t>
      </w:r>
      <w:r>
        <w:rPr>
          <w:rStyle w:val="contentpasted0"/>
          <w:rFonts w:ascii="Times New Roman" w:hAnsi="Times New Roman"/>
        </w:rPr>
        <w:t>l</w:t>
      </w:r>
      <w:r w:rsidRPr="7E64A7AB">
        <w:rPr>
          <w:rStyle w:val="contentpasted0"/>
          <w:rFonts w:ascii="Times New Roman" w:hAnsi="Times New Roman"/>
        </w:rPr>
        <w:t>d career competencies. These sessions expose students to the practical aspects, and, to a certain extent, the knowledge and expertise needed to translate theories and concepts into practice.</w:t>
      </w:r>
    </w:p>
    <w:p w:rsidR="001A1631" w:rsidP="001A1631" w:rsidRDefault="001A1631" w14:paraId="1DF06B46" w14:textId="77777777">
      <w:pPr>
        <w:pStyle w:val="ColorfulList-Accent11"/>
        <w:numPr>
          <w:ilvl w:val="2"/>
          <w:numId w:val="12"/>
        </w:numPr>
        <w:jc w:val="both"/>
        <w:rPr>
          <w:rStyle w:val="contentpasted0"/>
          <w:rFonts w:ascii="Times New Roman" w:hAnsi="Times New Roman"/>
        </w:rPr>
      </w:pPr>
      <w:proofErr w:type="spellStart"/>
      <w:r>
        <w:rPr>
          <w:rStyle w:val="contentpasted0"/>
          <w:rFonts w:ascii="Times New Roman" w:hAnsi="Times New Roman"/>
        </w:rPr>
        <w:t>Practioners</w:t>
      </w:r>
      <w:proofErr w:type="spellEnd"/>
      <w:r>
        <w:rPr>
          <w:rStyle w:val="contentpasted0"/>
          <w:rFonts w:ascii="Times New Roman" w:hAnsi="Times New Roman"/>
        </w:rPr>
        <w:t xml:space="preserve">’ Sharing Session 1: Understanding the Data Journey – Arun </w:t>
      </w:r>
      <w:proofErr w:type="spellStart"/>
      <w:r>
        <w:rPr>
          <w:rStyle w:val="contentpasted0"/>
          <w:rFonts w:ascii="Times New Roman" w:hAnsi="Times New Roman"/>
        </w:rPr>
        <w:t>Seghal</w:t>
      </w:r>
      <w:proofErr w:type="spellEnd"/>
      <w:r>
        <w:rPr>
          <w:rStyle w:val="contentpasted0"/>
          <w:rFonts w:ascii="Times New Roman" w:hAnsi="Times New Roman"/>
        </w:rPr>
        <w:t>, 10/30/2023 (Fall 2023)</w:t>
      </w:r>
    </w:p>
    <w:p w:rsidR="001A1631" w:rsidP="001A1631" w:rsidRDefault="001A1631" w14:paraId="2B5017C6" w14:textId="77777777">
      <w:pPr>
        <w:pStyle w:val="ColorfulList-Accent11"/>
        <w:numPr>
          <w:ilvl w:val="1"/>
          <w:numId w:val="12"/>
        </w:numPr>
        <w:jc w:val="both"/>
        <w:rPr>
          <w:rStyle w:val="contentpasted0"/>
          <w:rFonts w:ascii="Times New Roman" w:hAnsi="Times New Roman"/>
        </w:rPr>
      </w:pPr>
      <w:r>
        <w:rPr>
          <w:rStyle w:val="contentpasted0"/>
          <w:rFonts w:ascii="Times New Roman" w:hAnsi="Times New Roman"/>
        </w:rPr>
        <w:t xml:space="preserve">The HIPs were designed to provide and enhance the following learning experiences for the students: </w:t>
      </w:r>
    </w:p>
    <w:p w:rsidR="001A1631" w:rsidP="001A1631" w:rsidRDefault="001A1631" w14:paraId="3AACDB60" w14:textId="4E9E767E">
      <w:pPr>
        <w:pStyle w:val="ColorfulList-Accent11"/>
        <w:numPr>
          <w:ilvl w:val="2"/>
          <w:numId w:val="12"/>
        </w:numPr>
        <w:jc w:val="both"/>
        <w:rPr>
          <w:rStyle w:val="contentpasted0"/>
          <w:rFonts w:ascii="Times New Roman" w:hAnsi="Times New Roman"/>
        </w:rPr>
      </w:pPr>
      <w:r>
        <w:rPr>
          <w:rStyle w:val="contentpasted0"/>
          <w:rFonts w:ascii="Times New Roman" w:hAnsi="Times New Roman"/>
        </w:rPr>
        <w:t xml:space="preserve">Periodic, structured opportunities to reflect and integrate learning – Students were provided </w:t>
      </w:r>
      <w:r w:rsidRPr="3C53863A" w:rsidR="4FBF754D">
        <w:rPr>
          <w:rStyle w:val="contentpasted0"/>
          <w:rFonts w:ascii="Times New Roman" w:hAnsi="Times New Roman"/>
        </w:rPr>
        <w:t>opportunities</w:t>
      </w:r>
      <w:r>
        <w:rPr>
          <w:rStyle w:val="contentpasted0"/>
          <w:rFonts w:ascii="Times New Roman" w:hAnsi="Times New Roman"/>
        </w:rPr>
        <w:t xml:space="preserve"> to engage in reflective practices. The semester project required students to think back on what they have learned and synthesize disparate pieces of information. These reflective practices challenged and encouraged students to synthesize what they are learning and reframe their perspectives. Students were also tasked with providing feedback on group presentations. The learning associated with this practice was facilitated by clear instructions on the feedback process and prompts to help with constructive feedback.</w:t>
      </w:r>
    </w:p>
    <w:p w:rsidR="001A1631" w:rsidP="001A1631" w:rsidRDefault="001A1631" w14:paraId="1468C08D" w14:textId="77777777">
      <w:pPr>
        <w:pStyle w:val="ColorfulList-Accent11"/>
        <w:numPr>
          <w:ilvl w:val="2"/>
          <w:numId w:val="12"/>
        </w:numPr>
        <w:jc w:val="both"/>
        <w:rPr>
          <w:rStyle w:val="contentpasted0"/>
          <w:rFonts w:ascii="Times New Roman" w:hAnsi="Times New Roman"/>
        </w:rPr>
      </w:pPr>
      <w:r>
        <w:rPr>
          <w:rStyle w:val="contentpasted0"/>
          <w:rFonts w:ascii="Times New Roman" w:hAnsi="Times New Roman"/>
        </w:rPr>
        <w:t>Opportunities to discover relevance of learning through real-world applications – link theory with practice beyond the classroom</w:t>
      </w:r>
    </w:p>
    <w:p w:rsidRPr="00A20C41" w:rsidR="001A1631" w:rsidP="001A1631" w:rsidRDefault="001A1631" w14:paraId="11AFB06D" w14:textId="77777777">
      <w:pPr>
        <w:pStyle w:val="ColorfulList-Accent11"/>
        <w:numPr>
          <w:ilvl w:val="2"/>
          <w:numId w:val="12"/>
        </w:numPr>
        <w:jc w:val="both"/>
        <w:rPr>
          <w:rStyle w:val="contentpasted0"/>
          <w:rFonts w:ascii="Times New Roman" w:hAnsi="Times New Roman"/>
        </w:rPr>
      </w:pPr>
      <w:r w:rsidRPr="00A20C41">
        <w:rPr>
          <w:rStyle w:val="contentpasted0"/>
          <w:rFonts w:ascii="Times New Roman" w:hAnsi="Times New Roman"/>
        </w:rPr>
        <w:t xml:space="preserve">Public demonstration of competence - </w:t>
      </w:r>
      <w:r w:rsidRPr="00A20C41">
        <w:rPr>
          <w:rFonts w:ascii="Times New Roman" w:hAnsi="Times New Roman"/>
          <w:color w:val="000000"/>
          <w:shd w:val="clear" w:color="auto" w:fill="FFFFFF"/>
        </w:rPr>
        <w:t>Beyond the feedback and evaluation they receive from their audience, the act of preparing their work for others prompts students to synthesize and articulate their learning with attention to accuracy and quality.</w:t>
      </w:r>
    </w:p>
    <w:p w:rsidR="001A1631" w:rsidP="001F365C" w:rsidRDefault="001A1631" w14:paraId="349941EB" w14:textId="77777777">
      <w:pPr>
        <w:pStyle w:val="ColorfulList-Accent11"/>
        <w:ind w:left="1080"/>
        <w:jc w:val="both"/>
        <w:rPr>
          <w:rStyle w:val="contentpasted0"/>
          <w:rFonts w:ascii="Times New Roman" w:hAnsi="Times New Roman"/>
        </w:rPr>
      </w:pPr>
    </w:p>
    <w:p w:rsidR="004E1620" w:rsidP="00C42D66" w:rsidRDefault="008A563D" w14:paraId="555E2905" w14:textId="584A472C">
      <w:pPr>
        <w:pStyle w:val="ColorfulList-Accent11"/>
        <w:numPr>
          <w:ilvl w:val="0"/>
          <w:numId w:val="12"/>
        </w:numPr>
        <w:jc w:val="both"/>
        <w:rPr>
          <w:rStyle w:val="contentpasted0"/>
          <w:rFonts w:ascii="Times New Roman" w:hAnsi="Times New Roman"/>
        </w:rPr>
      </w:pPr>
      <w:r w:rsidRPr="12A7EE55">
        <w:rPr>
          <w:rStyle w:val="contentpasted0"/>
          <w:rFonts w:ascii="Times New Roman" w:hAnsi="Times New Roman"/>
        </w:rPr>
        <w:t>Develop</w:t>
      </w:r>
      <w:r w:rsidRPr="12A7EE55" w:rsidR="00AB3C5B">
        <w:rPr>
          <w:rStyle w:val="contentpasted0"/>
          <w:rFonts w:ascii="Times New Roman" w:hAnsi="Times New Roman"/>
        </w:rPr>
        <w:t xml:space="preserve"> and acquire skills necessary to teach my courses effectively</w:t>
      </w:r>
    </w:p>
    <w:p w:rsidRPr="0062127D" w:rsidR="12A7EE55" w:rsidP="12A7EE55" w:rsidRDefault="52EE6D69" w14:paraId="1178B5F8" w14:textId="256D6E7C">
      <w:pPr>
        <w:pStyle w:val="ColorfulList-Accent11"/>
        <w:numPr>
          <w:ilvl w:val="1"/>
          <w:numId w:val="12"/>
        </w:numPr>
        <w:jc w:val="both"/>
        <w:rPr>
          <w:rFonts w:ascii="Times New Roman" w:hAnsi="Times New Roman"/>
        </w:rPr>
      </w:pPr>
      <w:r w:rsidRPr="0062127D">
        <w:rPr>
          <w:rStyle w:val="contentpasted0"/>
          <w:rFonts w:ascii="Times New Roman" w:hAnsi="Times New Roman"/>
        </w:rPr>
        <w:t>I signed up for Metro State’s Educator Learning Communities (ELC) for the fall semester. My team explored “Engagement in Asynchronous Classrooms</w:t>
      </w:r>
      <w:r w:rsidRPr="0062127D" w:rsidR="43DD4769">
        <w:rPr>
          <w:rStyle w:val="contentpasted0"/>
          <w:rFonts w:ascii="Times New Roman" w:hAnsi="Times New Roman"/>
        </w:rPr>
        <w:t>.”</w:t>
      </w:r>
      <w:r w:rsidRPr="0062127D">
        <w:rPr>
          <w:rStyle w:val="contentpasted0"/>
          <w:rFonts w:ascii="Times New Roman" w:hAnsi="Times New Roman"/>
        </w:rPr>
        <w:t xml:space="preserve"> The </w:t>
      </w:r>
      <w:r w:rsidRPr="0062127D" w:rsidR="4B00AC93">
        <w:rPr>
          <w:rStyle w:val="contentpasted0"/>
          <w:rFonts w:ascii="Times New Roman" w:hAnsi="Times New Roman"/>
        </w:rPr>
        <w:t>ELC activit</w:t>
      </w:r>
      <w:r w:rsidRPr="0062127D" w:rsidR="457917CA">
        <w:rPr>
          <w:rStyle w:val="contentpasted0"/>
          <w:rFonts w:ascii="Times New Roman" w:hAnsi="Times New Roman"/>
        </w:rPr>
        <w:t>ies and strategies</w:t>
      </w:r>
      <w:r w:rsidRPr="0062127D">
        <w:rPr>
          <w:rStyle w:val="contentpasted0"/>
          <w:rFonts w:ascii="Times New Roman" w:hAnsi="Times New Roman"/>
        </w:rPr>
        <w:t xml:space="preserve"> are </w:t>
      </w:r>
      <w:r w:rsidRPr="0062127D" w:rsidR="0693CCCB">
        <w:rPr>
          <w:rStyle w:val="contentpasted0"/>
          <w:rFonts w:ascii="Times New Roman" w:hAnsi="Times New Roman"/>
        </w:rPr>
        <w:t>designed to</w:t>
      </w:r>
      <w:r w:rsidRPr="0062127D">
        <w:rPr>
          <w:rFonts w:ascii="Times New Roman" w:hAnsi="Times New Roman"/>
        </w:rPr>
        <w:t xml:space="preserve"> strengthen innovative teaching for Metro’s student population</w:t>
      </w:r>
      <w:r w:rsidRPr="0062127D" w:rsidR="33793A38">
        <w:rPr>
          <w:rFonts w:ascii="Times New Roman" w:hAnsi="Times New Roman"/>
        </w:rPr>
        <w:t xml:space="preserve">. </w:t>
      </w:r>
      <w:r w:rsidRPr="0062127D">
        <w:rPr>
          <w:rFonts w:ascii="Times New Roman" w:hAnsi="Times New Roman"/>
        </w:rPr>
        <w:t>These strategies focus on engaging students and encouraging them to take an active role in their learning</w:t>
      </w:r>
    </w:p>
    <w:p w:rsidRPr="00197198" w:rsidR="002F61B4" w:rsidP="002F61B4" w:rsidRDefault="002F61B4" w14:paraId="2D6B7823" w14:textId="79937751">
      <w:pPr>
        <w:pStyle w:val="ColorfulList-Accent11"/>
        <w:numPr>
          <w:ilvl w:val="1"/>
          <w:numId w:val="12"/>
        </w:numPr>
        <w:jc w:val="both"/>
        <w:rPr>
          <w:rStyle w:val="contentpasted0"/>
          <w:rFonts w:ascii="Times New Roman" w:hAnsi="Times New Roman"/>
        </w:rPr>
      </w:pPr>
      <w:r w:rsidRPr="12A7EE55">
        <w:rPr>
          <w:rStyle w:val="contentpasted0"/>
          <w:rFonts w:ascii="Times New Roman" w:hAnsi="Times New Roman"/>
          <w:color w:val="000000" w:themeColor="text1"/>
          <w:sz w:val="23"/>
          <w:szCs w:val="23"/>
        </w:rPr>
        <w:t xml:space="preserve">Participant at the </w:t>
      </w:r>
      <w:r w:rsidRPr="12A7EE55" w:rsidR="0D4DA9B7">
        <w:rPr>
          <w:rStyle w:val="contentpasted0"/>
          <w:rFonts w:ascii="Times New Roman" w:hAnsi="Times New Roman"/>
          <w:color w:val="000000" w:themeColor="text1"/>
          <w:sz w:val="23"/>
          <w:szCs w:val="23"/>
        </w:rPr>
        <w:t>CFD (Center for Faculty Development)</w:t>
      </w:r>
      <w:r w:rsidRPr="12A7EE55">
        <w:rPr>
          <w:rStyle w:val="contentpasted0"/>
          <w:rFonts w:ascii="Times New Roman" w:hAnsi="Times New Roman"/>
          <w:color w:val="000000" w:themeColor="text1"/>
          <w:sz w:val="23"/>
          <w:szCs w:val="23"/>
        </w:rPr>
        <w:t xml:space="preserve"> “Embracing the Flipped Classroom Workshop” – 09/13/2023</w:t>
      </w:r>
    </w:p>
    <w:p w:rsidRPr="005F14F6" w:rsidR="00731CB8" w:rsidP="3198C3C4" w:rsidRDefault="00731CB8" w14:paraId="4F21D624" w14:textId="20B8E15F">
      <w:pPr>
        <w:pStyle w:val="ColorfulList-Accent11"/>
        <w:numPr>
          <w:ilvl w:val="1"/>
          <w:numId w:val="12"/>
        </w:numPr>
        <w:jc w:val="both"/>
        <w:rPr>
          <w:rFonts w:ascii="Times New Roman" w:hAnsi="Times New Roman"/>
        </w:rPr>
      </w:pPr>
      <w:r w:rsidRPr="12A7EE55">
        <w:rPr>
          <w:rStyle w:val="contentpasted0"/>
          <w:rFonts w:ascii="Times New Roman" w:hAnsi="Times New Roman"/>
        </w:rPr>
        <w:t xml:space="preserve">I attended the </w:t>
      </w:r>
      <w:r w:rsidRPr="12A7EE55" w:rsidR="00C07B6A">
        <w:rPr>
          <w:rStyle w:val="contentpasted0"/>
          <w:rFonts w:ascii="Times New Roman" w:hAnsi="Times New Roman"/>
        </w:rPr>
        <w:t>“</w:t>
      </w:r>
      <w:proofErr w:type="spellStart"/>
      <w:r w:rsidRPr="12A7EE55" w:rsidR="00C07B6A">
        <w:rPr>
          <w:rStyle w:val="contentpasted0"/>
          <w:rFonts w:ascii="Times New Roman" w:hAnsi="Times New Roman"/>
        </w:rPr>
        <w:t>Digication</w:t>
      </w:r>
      <w:proofErr w:type="spellEnd"/>
      <w:r w:rsidRPr="12A7EE55" w:rsidR="00C07B6A">
        <w:rPr>
          <w:rStyle w:val="contentpasted0"/>
          <w:rFonts w:ascii="Times New Roman" w:hAnsi="Times New Roman"/>
        </w:rPr>
        <w:t xml:space="preserve"> </w:t>
      </w:r>
      <w:proofErr w:type="spellStart"/>
      <w:r w:rsidRPr="12A7EE55" w:rsidR="00C07B6A">
        <w:rPr>
          <w:rStyle w:val="contentpasted0"/>
          <w:rFonts w:ascii="Times New Roman" w:hAnsi="Times New Roman"/>
        </w:rPr>
        <w:t>ePortfolio</w:t>
      </w:r>
      <w:proofErr w:type="spellEnd"/>
      <w:r w:rsidRPr="12A7EE55" w:rsidR="00C07B6A">
        <w:rPr>
          <w:rStyle w:val="contentpasted0"/>
          <w:rFonts w:ascii="Times New Roman" w:hAnsi="Times New Roman"/>
        </w:rPr>
        <w:t>” showcase</w:t>
      </w:r>
      <w:r w:rsidRPr="12A7EE55" w:rsidR="007E01BD">
        <w:rPr>
          <w:rStyle w:val="contentpasted0"/>
          <w:rFonts w:ascii="Times New Roman" w:hAnsi="Times New Roman"/>
        </w:rPr>
        <w:t xml:space="preserve">, organized by the </w:t>
      </w:r>
      <w:r w:rsidRPr="12A7EE55" w:rsidR="00757277">
        <w:rPr>
          <w:rStyle w:val="contentpasted0"/>
          <w:rFonts w:ascii="Times New Roman" w:hAnsi="Times New Roman"/>
        </w:rPr>
        <w:t>Center for Educational Innovation</w:t>
      </w:r>
      <w:r w:rsidRPr="12A7EE55" w:rsidR="007F68E6">
        <w:rPr>
          <w:rStyle w:val="contentpasted0"/>
          <w:rFonts w:ascii="Times New Roman" w:hAnsi="Times New Roman"/>
        </w:rPr>
        <w:t xml:space="preserve">. The showcase </w:t>
      </w:r>
      <w:r w:rsidRPr="12A7EE55">
        <w:rPr>
          <w:rFonts w:ascii="Times New Roman" w:hAnsi="Times New Roman"/>
        </w:rPr>
        <w:t>demonstra</w:t>
      </w:r>
      <w:r w:rsidRPr="12A7EE55" w:rsidR="007F68E6">
        <w:rPr>
          <w:rFonts w:ascii="Times New Roman" w:hAnsi="Times New Roman"/>
        </w:rPr>
        <w:t>ted</w:t>
      </w:r>
      <w:r w:rsidRPr="12A7EE55">
        <w:rPr>
          <w:rFonts w:ascii="Times New Roman" w:hAnsi="Times New Roman"/>
        </w:rPr>
        <w:t xml:space="preserve"> how portfolios can be used in various subject areas and for various learning goals.</w:t>
      </w:r>
      <w:r w:rsidRPr="12A7EE55" w:rsidR="007F68E6">
        <w:rPr>
          <w:rFonts w:ascii="Times New Roman" w:hAnsi="Times New Roman"/>
        </w:rPr>
        <w:t xml:space="preserve"> I </w:t>
      </w:r>
      <w:r w:rsidRPr="12A7EE55" w:rsidR="00151AFD">
        <w:rPr>
          <w:rFonts w:ascii="Times New Roman" w:hAnsi="Times New Roman"/>
        </w:rPr>
        <w:t>look forward to transferring this high impact practice to my courses.</w:t>
      </w:r>
    </w:p>
    <w:p w:rsidR="007C184F" w:rsidP="65798BB4" w:rsidRDefault="00234277" w14:paraId="301B6DF3" w14:textId="75849A34">
      <w:pPr>
        <w:pStyle w:val="ColorfulList-Accent11"/>
        <w:numPr>
          <w:ilvl w:val="1"/>
          <w:numId w:val="12"/>
        </w:numPr>
        <w:jc w:val="both"/>
        <w:rPr>
          <w:rStyle w:val="contentpasted0"/>
          <w:rFonts w:ascii="Times New Roman" w:hAnsi="Times New Roman"/>
        </w:rPr>
      </w:pPr>
      <w:r w:rsidRPr="00CC42DB">
        <w:rPr>
          <w:rStyle w:val="contentpasted0"/>
          <w:rFonts w:ascii="Times New Roman" w:hAnsi="Times New Roman"/>
        </w:rPr>
        <w:lastRenderedPageBreak/>
        <w:t>Kahoot</w:t>
      </w:r>
      <w:r w:rsidRPr="00CC42DB" w:rsidR="00C50CA9">
        <w:rPr>
          <w:rStyle w:val="contentpasted0"/>
          <w:rFonts w:ascii="Times New Roman" w:hAnsi="Times New Roman"/>
        </w:rPr>
        <w:t>! EDU Fall</w:t>
      </w:r>
      <w:r w:rsidRPr="00CC42DB">
        <w:rPr>
          <w:rStyle w:val="contentpasted0"/>
          <w:rFonts w:ascii="Times New Roman" w:hAnsi="Times New Roman"/>
        </w:rPr>
        <w:t xml:space="preserve"> Meetup</w:t>
      </w:r>
      <w:r w:rsidRPr="00CC42DB" w:rsidR="00F064CA">
        <w:rPr>
          <w:rStyle w:val="contentpasted0"/>
          <w:rFonts w:ascii="Times New Roman" w:hAnsi="Times New Roman"/>
        </w:rPr>
        <w:t>, September</w:t>
      </w:r>
      <w:r w:rsidRPr="00CC42DB" w:rsidR="009F6B63">
        <w:rPr>
          <w:rStyle w:val="contentpasted0"/>
          <w:rFonts w:ascii="Times New Roman" w:hAnsi="Times New Roman"/>
        </w:rPr>
        <w:t xml:space="preserve"> 20, 2023</w:t>
      </w:r>
      <w:r w:rsidRPr="00CC42DB">
        <w:rPr>
          <w:rStyle w:val="contentpasted0"/>
          <w:rFonts w:ascii="Times New Roman" w:hAnsi="Times New Roman"/>
        </w:rPr>
        <w:t>:</w:t>
      </w:r>
      <w:r w:rsidRPr="00CC42DB" w:rsidR="009F6B63">
        <w:rPr>
          <w:rStyle w:val="contentpasted0"/>
          <w:rFonts w:ascii="Times New Roman" w:hAnsi="Times New Roman"/>
        </w:rPr>
        <w:t xml:space="preserve"> </w:t>
      </w:r>
      <w:r w:rsidRPr="65798BB4" w:rsidR="009F6B63">
        <w:rPr>
          <w:rFonts w:ascii="Times New Roman" w:hAnsi="Times New Roman"/>
          <w:shd w:val="clear" w:color="auto" w:fill="FFFFFF"/>
        </w:rPr>
        <w:t>Learn </w:t>
      </w:r>
      <w:r w:rsidRPr="65798BB4" w:rsidR="167ABB6A">
        <w:rPr>
          <w:rFonts w:ascii="Times New Roman" w:hAnsi="Times New Roman"/>
          <w:shd w:val="clear" w:color="auto" w:fill="FFFFFF"/>
        </w:rPr>
        <w:t>time</w:t>
      </w:r>
      <w:r w:rsidR="00FF7A68">
        <w:rPr>
          <w:rFonts w:ascii="Times New Roman" w:hAnsi="Times New Roman"/>
          <w:shd w:val="clear" w:color="auto" w:fill="FFFFFF"/>
        </w:rPr>
        <w:t xml:space="preserve"> </w:t>
      </w:r>
      <w:r w:rsidRPr="65798BB4" w:rsidR="167ABB6A">
        <w:rPr>
          <w:rFonts w:ascii="Times New Roman" w:hAnsi="Times New Roman"/>
          <w:shd w:val="clear" w:color="auto" w:fill="FFFFFF"/>
        </w:rPr>
        <w:t>saving</w:t>
      </w:r>
      <w:r w:rsidRPr="65798BB4" w:rsidR="009F6B63">
        <w:rPr>
          <w:rFonts w:ascii="Times New Roman" w:hAnsi="Times New Roman"/>
          <w:shd w:val="clear" w:color="auto" w:fill="FFFFFF"/>
        </w:rPr>
        <w:t xml:space="preserve"> and productivity-boosting tips </w:t>
      </w:r>
      <w:r w:rsidRPr="65798BB4" w:rsidR="00CC42DB">
        <w:rPr>
          <w:rFonts w:ascii="Times New Roman" w:hAnsi="Times New Roman"/>
          <w:shd w:val="clear" w:color="auto" w:fill="FFFFFF"/>
        </w:rPr>
        <w:t>for my classes</w:t>
      </w:r>
      <w:r w:rsidRPr="65798BB4">
        <w:rPr>
          <w:rStyle w:val="contentpasted0"/>
          <w:rFonts w:ascii="Times New Roman" w:hAnsi="Times New Roman"/>
        </w:rPr>
        <w:t xml:space="preserve"> </w:t>
      </w:r>
    </w:p>
    <w:p w:rsidR="00DE4F10" w:rsidP="65798BB4" w:rsidRDefault="0097359C" w14:paraId="58F5BD93" w14:textId="15A65275">
      <w:pPr>
        <w:pStyle w:val="ColorfulList-Accent11"/>
        <w:numPr>
          <w:ilvl w:val="1"/>
          <w:numId w:val="12"/>
        </w:numPr>
        <w:jc w:val="both"/>
        <w:rPr>
          <w:rStyle w:val="contentpasted0"/>
          <w:rFonts w:ascii="Times New Roman" w:hAnsi="Times New Roman"/>
        </w:rPr>
      </w:pPr>
      <w:r>
        <w:rPr>
          <w:rStyle w:val="contentpasted0"/>
          <w:rFonts w:ascii="Times New Roman" w:hAnsi="Times New Roman"/>
        </w:rPr>
        <w:t>The Good and The Bad: Why Generative AI has changed Grading Forever</w:t>
      </w:r>
      <w:r w:rsidR="00C10963">
        <w:rPr>
          <w:rStyle w:val="contentpasted0"/>
          <w:rFonts w:ascii="Times New Roman" w:hAnsi="Times New Roman"/>
        </w:rPr>
        <w:t xml:space="preserve"> by Colin Conrad</w:t>
      </w:r>
      <w:r w:rsidR="00A055C5">
        <w:rPr>
          <w:rStyle w:val="contentpasted0"/>
          <w:rFonts w:ascii="Times New Roman" w:hAnsi="Times New Roman"/>
        </w:rPr>
        <w:t>, on</w:t>
      </w:r>
      <w:r w:rsidR="00C10963">
        <w:rPr>
          <w:rStyle w:val="contentpasted0"/>
          <w:rFonts w:ascii="Times New Roman" w:hAnsi="Times New Roman"/>
        </w:rPr>
        <w:t xml:space="preserve"> 12/05/2023</w:t>
      </w:r>
      <w:r w:rsidR="00A055C5">
        <w:rPr>
          <w:rStyle w:val="contentpasted0"/>
          <w:rFonts w:ascii="Times New Roman" w:hAnsi="Times New Roman"/>
        </w:rPr>
        <w:t xml:space="preserve">. This session is part of the </w:t>
      </w:r>
      <w:r w:rsidR="00E1085D">
        <w:rPr>
          <w:rStyle w:val="contentpasted0"/>
          <w:rFonts w:ascii="Times New Roman" w:hAnsi="Times New Roman"/>
        </w:rPr>
        <w:t>“</w:t>
      </w:r>
      <w:r w:rsidR="005C28D1">
        <w:rPr>
          <w:rStyle w:val="contentpasted0"/>
          <w:rFonts w:ascii="Times New Roman" w:hAnsi="Times New Roman"/>
        </w:rPr>
        <w:t>Leading in Learning</w:t>
      </w:r>
      <w:r w:rsidR="00FA4E9C">
        <w:rPr>
          <w:rStyle w:val="contentpasted0"/>
          <w:rFonts w:ascii="Times New Roman" w:hAnsi="Times New Roman"/>
        </w:rPr>
        <w:t>: A Pearson Lunch, Learn and Meet Webinar Series</w:t>
      </w:r>
      <w:r w:rsidR="00E1085D">
        <w:rPr>
          <w:rStyle w:val="contentpasted0"/>
          <w:rFonts w:ascii="Times New Roman" w:hAnsi="Times New Roman"/>
        </w:rPr>
        <w:t xml:space="preserve">”. </w:t>
      </w:r>
      <w:bookmarkStart w:name="_Int_jgpzijg7" w:id="3"/>
      <w:r w:rsidRPr="3C53863A" w:rsidR="00E1085D">
        <w:rPr>
          <w:rStyle w:val="contentpasted0"/>
          <w:rFonts w:ascii="Times New Roman" w:hAnsi="Times New Roman"/>
        </w:rPr>
        <w:t>These</w:t>
      </w:r>
      <w:bookmarkEnd w:id="3"/>
      <w:r w:rsidRPr="3C53863A" w:rsidR="00E1085D">
        <w:rPr>
          <w:rStyle w:val="contentpasted0"/>
          <w:rFonts w:ascii="Times New Roman" w:hAnsi="Times New Roman"/>
        </w:rPr>
        <w:t xml:space="preserve"> webinar</w:t>
      </w:r>
      <w:r w:rsidRPr="3C53863A" w:rsidR="71FECF57">
        <w:rPr>
          <w:rStyle w:val="contentpasted0"/>
          <w:rFonts w:ascii="Times New Roman" w:hAnsi="Times New Roman"/>
        </w:rPr>
        <w:t>s</w:t>
      </w:r>
      <w:r w:rsidR="002644F6">
        <w:rPr>
          <w:rStyle w:val="contentpasted0"/>
          <w:rFonts w:ascii="Times New Roman" w:hAnsi="Times New Roman"/>
        </w:rPr>
        <w:t xml:space="preserve"> provide actionable insights to help educators successfully navigate </w:t>
      </w:r>
      <w:r w:rsidR="00442423">
        <w:rPr>
          <w:rStyle w:val="contentpasted0"/>
          <w:rFonts w:ascii="Times New Roman" w:hAnsi="Times New Roman"/>
        </w:rPr>
        <w:t xml:space="preserve">the current education landscape. </w:t>
      </w:r>
    </w:p>
    <w:p w:rsidRPr="00CC42DB" w:rsidR="00281168" w:rsidP="65798BB4" w:rsidRDefault="00281168" w14:paraId="146ED3A4" w14:textId="065118C5">
      <w:pPr>
        <w:pStyle w:val="ColorfulList-Accent11"/>
        <w:numPr>
          <w:ilvl w:val="1"/>
          <w:numId w:val="12"/>
        </w:numPr>
        <w:jc w:val="both"/>
        <w:rPr>
          <w:rStyle w:val="contentpasted0"/>
          <w:rFonts w:ascii="Times New Roman" w:hAnsi="Times New Roman"/>
        </w:rPr>
      </w:pPr>
      <w:r w:rsidRPr="00281168">
        <w:rPr>
          <w:rStyle w:val="contentpasted0"/>
          <w:rFonts w:ascii="Times New Roman" w:hAnsi="Times New Roman"/>
        </w:rPr>
        <w:t>'</w:t>
      </w:r>
      <w:proofErr w:type="spellStart"/>
      <w:r w:rsidRPr="00281168">
        <w:rPr>
          <w:rStyle w:val="contentpasted0"/>
          <w:rFonts w:ascii="Times New Roman" w:hAnsi="Times New Roman"/>
        </w:rPr>
        <w:t>Howtoon</w:t>
      </w:r>
      <w:proofErr w:type="spellEnd"/>
      <w:r w:rsidRPr="00281168">
        <w:rPr>
          <w:rStyle w:val="contentpasted0"/>
          <w:rFonts w:ascii="Times New Roman" w:hAnsi="Times New Roman"/>
        </w:rPr>
        <w:t xml:space="preserve"> with </w:t>
      </w:r>
      <w:proofErr w:type="spellStart"/>
      <w:r w:rsidRPr="00281168">
        <w:rPr>
          <w:rStyle w:val="contentpasted0"/>
          <w:rFonts w:ascii="Times New Roman" w:hAnsi="Times New Roman"/>
        </w:rPr>
        <w:t>Powtoon</w:t>
      </w:r>
      <w:proofErr w:type="spellEnd"/>
      <w:r w:rsidRPr="00281168">
        <w:rPr>
          <w:rStyle w:val="contentpasted0"/>
          <w:rFonts w:ascii="Times New Roman" w:hAnsi="Times New Roman"/>
        </w:rPr>
        <w:t xml:space="preserve">' LIVE Q&amp;A with </w:t>
      </w:r>
      <w:proofErr w:type="spellStart"/>
      <w:r w:rsidRPr="00281168">
        <w:rPr>
          <w:rStyle w:val="contentpasted0"/>
          <w:rFonts w:ascii="Times New Roman" w:hAnsi="Times New Roman"/>
        </w:rPr>
        <w:t>Powtoon's</w:t>
      </w:r>
      <w:proofErr w:type="spellEnd"/>
      <w:r w:rsidRPr="00281168">
        <w:rPr>
          <w:rStyle w:val="contentpasted0"/>
          <w:rFonts w:ascii="Times New Roman" w:hAnsi="Times New Roman"/>
        </w:rPr>
        <w:t xml:space="preserve"> Team</w:t>
      </w:r>
      <w:r w:rsidR="0090669A">
        <w:rPr>
          <w:rStyle w:val="contentpasted0"/>
          <w:rFonts w:ascii="Times New Roman" w:hAnsi="Times New Roman"/>
        </w:rPr>
        <w:t>, on 01/17/2024</w:t>
      </w:r>
      <w:r w:rsidR="0058785A">
        <w:rPr>
          <w:rStyle w:val="contentpasted0"/>
          <w:rFonts w:ascii="Times New Roman" w:hAnsi="Times New Roman"/>
        </w:rPr>
        <w:t xml:space="preserve"> - </w:t>
      </w:r>
      <w:proofErr w:type="spellStart"/>
      <w:r w:rsidRPr="0058785A" w:rsidR="0058785A">
        <w:rPr>
          <w:rStyle w:val="contentpasted0"/>
          <w:rFonts w:ascii="Times New Roman" w:hAnsi="Times New Roman"/>
        </w:rPr>
        <w:t>Howtoon</w:t>
      </w:r>
      <w:proofErr w:type="spellEnd"/>
      <w:r w:rsidRPr="0058785A" w:rsidR="0058785A">
        <w:rPr>
          <w:rStyle w:val="contentpasted0"/>
          <w:rFonts w:ascii="Times New Roman" w:hAnsi="Times New Roman"/>
        </w:rPr>
        <w:t xml:space="preserve"> with </w:t>
      </w:r>
      <w:proofErr w:type="spellStart"/>
      <w:r w:rsidRPr="0058785A" w:rsidR="0058785A">
        <w:rPr>
          <w:rStyle w:val="contentpasted0"/>
          <w:rFonts w:ascii="Times New Roman" w:hAnsi="Times New Roman"/>
        </w:rPr>
        <w:t>Powtoon</w:t>
      </w:r>
      <w:proofErr w:type="spellEnd"/>
      <w:r w:rsidRPr="0058785A" w:rsidR="0058785A">
        <w:rPr>
          <w:rStyle w:val="contentpasted0"/>
          <w:rFonts w:ascii="Times New Roman" w:hAnsi="Times New Roman"/>
        </w:rPr>
        <w:t xml:space="preserve"> is a monthly guided session where you can receive expert advice on the latest best practices in video creation using </w:t>
      </w:r>
      <w:proofErr w:type="spellStart"/>
      <w:r w:rsidRPr="0058785A" w:rsidR="0058785A">
        <w:rPr>
          <w:rStyle w:val="contentpasted0"/>
          <w:rFonts w:ascii="Times New Roman" w:hAnsi="Times New Roman"/>
        </w:rPr>
        <w:t>Powtoon</w:t>
      </w:r>
      <w:proofErr w:type="spellEnd"/>
      <w:r w:rsidRPr="0058785A" w:rsidR="0058785A">
        <w:rPr>
          <w:rStyle w:val="contentpasted0"/>
          <w:rFonts w:ascii="Times New Roman" w:hAnsi="Times New Roman"/>
        </w:rPr>
        <w:t>.</w:t>
      </w:r>
    </w:p>
    <w:p w:rsidRPr="0057269B" w:rsidR="014A482E" w:rsidP="3198C3C4" w:rsidRDefault="014A482E" w14:paraId="0EBD3570" w14:textId="4EB06D09">
      <w:pPr>
        <w:pStyle w:val="ColorfulList-Accent11"/>
        <w:numPr>
          <w:ilvl w:val="1"/>
          <w:numId w:val="12"/>
        </w:numPr>
        <w:jc w:val="both"/>
        <w:rPr>
          <w:rStyle w:val="contentpasted0"/>
          <w:rFonts w:ascii="Times New Roman" w:hAnsi="Times New Roman"/>
        </w:rPr>
      </w:pPr>
      <w:r w:rsidRPr="0062127D">
        <w:rPr>
          <w:rStyle w:val="contentpasted0"/>
          <w:rFonts w:ascii="Times New Roman" w:hAnsi="Times New Roman"/>
          <w:sz w:val="23"/>
          <w:szCs w:val="23"/>
        </w:rPr>
        <w:t>Attended the 16</w:t>
      </w:r>
      <w:r w:rsidRPr="0062127D">
        <w:rPr>
          <w:rStyle w:val="contentpasted0"/>
          <w:rFonts w:ascii="Times New Roman" w:hAnsi="Times New Roman"/>
          <w:sz w:val="23"/>
          <w:szCs w:val="23"/>
          <w:vertAlign w:val="superscript"/>
        </w:rPr>
        <w:t>th</w:t>
      </w:r>
      <w:r w:rsidRPr="0062127D">
        <w:rPr>
          <w:rStyle w:val="contentpasted0"/>
          <w:rFonts w:ascii="Times New Roman" w:hAnsi="Times New Roman"/>
          <w:sz w:val="23"/>
          <w:szCs w:val="23"/>
        </w:rPr>
        <w:t xml:space="preserve"> Annual Conference on Higher Education Pedagogy, February 7-9, 2024, The Inn at Virginia Tech &amp; Skelton Conference Center, Blacksburg, Virginia.</w:t>
      </w:r>
    </w:p>
    <w:p w:rsidRPr="005105AC" w:rsidR="00AF2F77" w:rsidP="00AF2F77" w:rsidRDefault="00AF2F77" w14:paraId="28DB23E4" w14:textId="1B7C1196">
      <w:pPr>
        <w:pStyle w:val="ColorfulList-Accent11"/>
        <w:numPr>
          <w:ilvl w:val="1"/>
          <w:numId w:val="12"/>
        </w:numPr>
        <w:jc w:val="both"/>
        <w:rPr>
          <w:rStyle w:val="contentpasted0"/>
          <w:rFonts w:ascii="Times New Roman" w:hAnsi="Times New Roman"/>
          <w:i/>
          <w:iCs/>
        </w:rPr>
      </w:pPr>
      <w:r>
        <w:rPr>
          <w:rStyle w:val="contentpasted0"/>
          <w:rFonts w:ascii="Times New Roman" w:hAnsi="Times New Roman"/>
          <w:color w:val="000000"/>
          <w:sz w:val="23"/>
          <w:szCs w:val="23"/>
        </w:rPr>
        <w:t xml:space="preserve">Participant at several CFD (Center for Faculty Development) Workshops </w:t>
      </w:r>
      <w:r w:rsidRPr="005105AC">
        <w:rPr>
          <w:rStyle w:val="contentpasted0"/>
          <w:rFonts w:ascii="Times New Roman" w:hAnsi="Times New Roman"/>
          <w:i/>
          <w:iCs/>
          <w:color w:val="000000"/>
          <w:sz w:val="23"/>
          <w:szCs w:val="23"/>
        </w:rPr>
        <w:t xml:space="preserve">(See Criteria 2 for </w:t>
      </w:r>
      <w:r w:rsidRPr="005105AC" w:rsidR="005105AC">
        <w:rPr>
          <w:rStyle w:val="contentpasted0"/>
          <w:rFonts w:ascii="Times New Roman" w:hAnsi="Times New Roman"/>
          <w:i/>
          <w:iCs/>
          <w:color w:val="000000"/>
          <w:sz w:val="23"/>
          <w:szCs w:val="23"/>
        </w:rPr>
        <w:t>more details)</w:t>
      </w:r>
    </w:p>
    <w:p w:rsidRPr="00515208" w:rsidR="00AF2F77" w:rsidP="005105AC" w:rsidRDefault="00AF2F77" w14:paraId="13076268" w14:textId="740DBC08">
      <w:pPr>
        <w:pStyle w:val="ColorfulList-Accent11"/>
        <w:numPr>
          <w:ilvl w:val="1"/>
          <w:numId w:val="12"/>
        </w:numPr>
        <w:jc w:val="both"/>
        <w:rPr>
          <w:rStyle w:val="contentpasted0"/>
          <w:rFonts w:ascii="Times New Roman" w:hAnsi="Times New Roman"/>
          <w:i/>
          <w:iCs/>
        </w:rPr>
      </w:pPr>
      <w:r>
        <w:rPr>
          <w:rStyle w:val="contentpasted0"/>
          <w:rFonts w:ascii="Times New Roman" w:hAnsi="Times New Roman"/>
          <w:color w:val="000000"/>
          <w:sz w:val="23"/>
          <w:szCs w:val="23"/>
        </w:rPr>
        <w:t xml:space="preserve">Participant at several NED (Network for Education Development) Webinars and Short courses: </w:t>
      </w:r>
      <w:r w:rsidRPr="00134895">
        <w:rPr>
          <w:rStyle w:val="contentpasted0"/>
          <w:rFonts w:ascii="Times New Roman" w:hAnsi="Times New Roman"/>
          <w:color w:val="000000"/>
          <w:sz w:val="23"/>
          <w:szCs w:val="23"/>
        </w:rPr>
        <w:t xml:space="preserve">These </w:t>
      </w:r>
      <w:r>
        <w:rPr>
          <w:rStyle w:val="contentpasted0"/>
          <w:rFonts w:ascii="Times New Roman" w:hAnsi="Times New Roman"/>
          <w:color w:val="000000"/>
          <w:sz w:val="23"/>
          <w:szCs w:val="23"/>
        </w:rPr>
        <w:t>courses</w:t>
      </w:r>
      <w:r w:rsidRPr="00134895">
        <w:rPr>
          <w:rStyle w:val="contentpasted0"/>
          <w:rFonts w:ascii="Times New Roman" w:hAnsi="Times New Roman"/>
          <w:color w:val="000000"/>
          <w:sz w:val="23"/>
          <w:szCs w:val="23"/>
        </w:rPr>
        <w:t xml:space="preserve"> help build awareness, develop knowledge, skills, and abilities, and provide space for reflecting and revising.</w:t>
      </w:r>
      <w:r w:rsidR="005105AC">
        <w:rPr>
          <w:rStyle w:val="contentpasted0"/>
          <w:rFonts w:ascii="Times New Roman" w:hAnsi="Times New Roman"/>
          <w:color w:val="000000"/>
          <w:sz w:val="23"/>
          <w:szCs w:val="23"/>
        </w:rPr>
        <w:t xml:space="preserve"> </w:t>
      </w:r>
      <w:r w:rsidRPr="005105AC" w:rsidR="005105AC">
        <w:rPr>
          <w:rStyle w:val="contentpasted0"/>
          <w:rFonts w:ascii="Times New Roman" w:hAnsi="Times New Roman"/>
          <w:i/>
          <w:iCs/>
          <w:color w:val="000000"/>
          <w:sz w:val="23"/>
          <w:szCs w:val="23"/>
        </w:rPr>
        <w:t>(See Criteria 2 for more details)</w:t>
      </w:r>
    </w:p>
    <w:p w:rsidRPr="005105AC" w:rsidR="00515208" w:rsidP="005105AC" w:rsidRDefault="001D065A" w14:paraId="430D8BFF" w14:textId="33B73960">
      <w:pPr>
        <w:pStyle w:val="ColorfulList-Accent11"/>
        <w:numPr>
          <w:ilvl w:val="1"/>
          <w:numId w:val="12"/>
        </w:numPr>
        <w:jc w:val="both"/>
        <w:rPr>
          <w:rStyle w:val="contentpasted0"/>
          <w:rFonts w:ascii="Times New Roman" w:hAnsi="Times New Roman"/>
          <w:i/>
          <w:iCs/>
        </w:rPr>
      </w:pPr>
      <w:r>
        <w:rPr>
          <w:rStyle w:val="contentpasted0"/>
          <w:rFonts w:ascii="Times New Roman" w:hAnsi="Times New Roman"/>
        </w:rPr>
        <w:t>Cengage 2024</w:t>
      </w:r>
      <w:r w:rsidR="000C7169">
        <w:rPr>
          <w:rStyle w:val="contentpasted0"/>
          <w:rFonts w:ascii="Times New Roman" w:hAnsi="Times New Roman"/>
        </w:rPr>
        <w:t xml:space="preserve"> Empowered Educator Virtual </w:t>
      </w:r>
      <w:proofErr w:type="gramStart"/>
      <w:r w:rsidR="000C7169">
        <w:rPr>
          <w:rStyle w:val="contentpasted0"/>
          <w:rFonts w:ascii="Times New Roman" w:hAnsi="Times New Roman"/>
        </w:rPr>
        <w:t>Conference</w:t>
      </w:r>
      <w:r w:rsidR="009A656C">
        <w:rPr>
          <w:rStyle w:val="contentpasted0"/>
          <w:rFonts w:ascii="Times New Roman" w:hAnsi="Times New Roman"/>
        </w:rPr>
        <w:t xml:space="preserve"> :</w:t>
      </w:r>
      <w:proofErr w:type="gramEnd"/>
      <w:r w:rsidR="009A656C">
        <w:rPr>
          <w:rStyle w:val="contentpasted0"/>
          <w:rFonts w:ascii="Times New Roman" w:hAnsi="Times New Roman"/>
        </w:rPr>
        <w:t xml:space="preserve"> </w:t>
      </w:r>
      <w:r w:rsidRPr="009A656C" w:rsidR="009A656C">
        <w:rPr>
          <w:rStyle w:val="contentpasted0"/>
          <w:rFonts w:ascii="Times New Roman" w:hAnsi="Times New Roman"/>
        </w:rPr>
        <w:t xml:space="preserve">Exploring </w:t>
      </w:r>
      <w:proofErr w:type="spellStart"/>
      <w:r w:rsidRPr="009A656C" w:rsidR="009A656C">
        <w:rPr>
          <w:rStyle w:val="contentpasted0"/>
          <w:rFonts w:ascii="Times New Roman" w:hAnsi="Times New Roman"/>
        </w:rPr>
        <w:t>GenAI</w:t>
      </w:r>
      <w:proofErr w:type="spellEnd"/>
      <w:r w:rsidRPr="009A656C" w:rsidR="009A656C">
        <w:rPr>
          <w:rStyle w:val="contentpasted0"/>
          <w:rFonts w:ascii="Times New Roman" w:hAnsi="Times New Roman"/>
        </w:rPr>
        <w:t xml:space="preserve"> in Higher Education</w:t>
      </w:r>
      <w:r w:rsidR="009A656C">
        <w:rPr>
          <w:rStyle w:val="contentpasted0"/>
          <w:rFonts w:ascii="Times New Roman" w:hAnsi="Times New Roman"/>
        </w:rPr>
        <w:t xml:space="preserve"> (</w:t>
      </w:r>
      <w:r w:rsidR="00143BC9">
        <w:rPr>
          <w:rStyle w:val="contentpasted0"/>
          <w:rFonts w:ascii="Times New Roman" w:hAnsi="Times New Roman"/>
        </w:rPr>
        <w:t>02/14/2024 – 02/15/2024)</w:t>
      </w:r>
    </w:p>
    <w:p w:rsidR="0057269B" w:rsidP="00AF2F77" w:rsidRDefault="0057269B" w14:paraId="1421D640" w14:textId="77777777">
      <w:pPr>
        <w:pStyle w:val="ColorfulList-Accent11"/>
        <w:ind w:left="1800"/>
        <w:jc w:val="both"/>
        <w:rPr>
          <w:rFonts w:ascii="Times New Roman" w:hAnsi="Times New Roman"/>
        </w:rPr>
      </w:pPr>
    </w:p>
    <w:p w:rsidRPr="0062127D" w:rsidR="00C45753" w:rsidP="00AF2F77" w:rsidRDefault="00C45753" w14:paraId="68DAF1CA" w14:textId="77777777">
      <w:pPr>
        <w:pStyle w:val="ColorfulList-Accent11"/>
        <w:ind w:left="1800"/>
        <w:jc w:val="both"/>
        <w:rPr>
          <w:rFonts w:ascii="Times New Roman" w:hAnsi="Times New Roman"/>
        </w:rPr>
      </w:pPr>
    </w:p>
    <w:p w:rsidRPr="0062127D" w:rsidR="00A77066" w:rsidP="00273FCB" w:rsidRDefault="00A77066" w14:paraId="112FF079" w14:textId="41348AEF">
      <w:pPr>
        <w:pStyle w:val="ColorfulList-Accent11"/>
        <w:ind w:left="2520"/>
        <w:jc w:val="both"/>
        <w:rPr>
          <w:rStyle w:val="contentpasted0"/>
          <w:rFonts w:ascii="Times New Roman" w:hAnsi="Times New Roman"/>
        </w:rPr>
      </w:pPr>
    </w:p>
    <w:p w:rsidRPr="00F40158" w:rsidR="00F40158" w:rsidP="00E64577" w:rsidRDefault="005A6F8F" w14:paraId="72BFA04E" w14:textId="77777777">
      <w:pPr>
        <w:numPr>
          <w:ilvl w:val="0"/>
          <w:numId w:val="18"/>
        </w:numPr>
        <w:jc w:val="both"/>
        <w:rPr>
          <w:rFonts w:ascii="Times New Roman" w:hAnsi="Times New Roman"/>
        </w:rPr>
      </w:pPr>
      <w:r w:rsidRPr="00D407B3">
        <w:rPr>
          <w:rFonts w:ascii="Times New Roman" w:hAnsi="Times New Roman"/>
          <w:b/>
        </w:rPr>
        <w:t xml:space="preserve">Scholarly/ </w:t>
      </w:r>
      <w:r w:rsidRPr="00D407B3" w:rsidR="00D261A3">
        <w:rPr>
          <w:rFonts w:ascii="Times New Roman" w:hAnsi="Times New Roman"/>
          <w:b/>
        </w:rPr>
        <w:t>Creative/</w:t>
      </w:r>
      <w:r w:rsidRPr="00D407B3">
        <w:rPr>
          <w:rFonts w:ascii="Times New Roman" w:hAnsi="Times New Roman"/>
          <w:b/>
        </w:rPr>
        <w:t>Professional</w:t>
      </w:r>
      <w:r w:rsidRPr="00D407B3" w:rsidR="00D261A3">
        <w:rPr>
          <w:rFonts w:ascii="Times New Roman" w:hAnsi="Times New Roman"/>
          <w:b/>
        </w:rPr>
        <w:t xml:space="preserve"> Achievement/Research</w:t>
      </w:r>
      <w:r w:rsidRPr="00D407B3">
        <w:rPr>
          <w:rFonts w:ascii="Times New Roman" w:hAnsi="Times New Roman"/>
          <w:b/>
        </w:rPr>
        <w:t xml:space="preserve">:  </w:t>
      </w:r>
    </w:p>
    <w:p w:rsidRPr="000F052B" w:rsidR="000F2355" w:rsidP="000F052B" w:rsidRDefault="000F2355" w14:paraId="6EE12813" w14:textId="551A92E7">
      <w:pPr>
        <w:pStyle w:val="ColorfulList-Accent11"/>
        <w:numPr>
          <w:ilvl w:val="0"/>
          <w:numId w:val="15"/>
        </w:numPr>
        <w:jc w:val="both"/>
        <w:rPr>
          <w:rFonts w:ascii="Times New Roman" w:hAnsi="Times New Roman"/>
        </w:rPr>
      </w:pPr>
      <w:r>
        <w:rPr>
          <w:rFonts w:ascii="Times New Roman" w:hAnsi="Times New Roman"/>
        </w:rPr>
        <w:t xml:space="preserve">I received a professional development grant (PDG) to </w:t>
      </w:r>
      <w:r w:rsidR="000F052B">
        <w:rPr>
          <w:rFonts w:ascii="Times New Roman" w:hAnsi="Times New Roman"/>
        </w:rPr>
        <w:t>a</w:t>
      </w:r>
      <w:r w:rsidRPr="000F052B" w:rsidR="000F052B">
        <w:rPr>
          <w:rFonts w:ascii="Times New Roman" w:hAnsi="Times New Roman"/>
        </w:rPr>
        <w:t>ttend the 16th Annual Conference on Higher</w:t>
      </w:r>
      <w:r w:rsidR="000F052B">
        <w:rPr>
          <w:rFonts w:ascii="Times New Roman" w:hAnsi="Times New Roman"/>
        </w:rPr>
        <w:t xml:space="preserve"> </w:t>
      </w:r>
      <w:r w:rsidRPr="000F052B" w:rsidR="000F052B">
        <w:rPr>
          <w:rFonts w:ascii="Times New Roman" w:hAnsi="Times New Roman"/>
        </w:rPr>
        <w:t>Education Pedagogy.</w:t>
      </w:r>
    </w:p>
    <w:p w:rsidR="004004CC" w:rsidP="004004CC" w:rsidRDefault="00550C5A" w14:paraId="25E55042" w14:textId="77777777">
      <w:pPr>
        <w:pStyle w:val="ColorfulList-Accent11"/>
        <w:numPr>
          <w:ilvl w:val="0"/>
          <w:numId w:val="15"/>
        </w:numPr>
        <w:jc w:val="both"/>
        <w:rPr>
          <w:rFonts w:ascii="Times New Roman" w:hAnsi="Times New Roman"/>
        </w:rPr>
      </w:pPr>
      <w:r w:rsidRPr="00D407B3">
        <w:rPr>
          <w:rFonts w:ascii="Times New Roman" w:hAnsi="Times New Roman"/>
        </w:rPr>
        <w:t xml:space="preserve">Active participation in faculty </w:t>
      </w:r>
      <w:r w:rsidRPr="00D407B3" w:rsidR="00293D8F">
        <w:rPr>
          <w:rFonts w:ascii="Times New Roman" w:hAnsi="Times New Roman"/>
        </w:rPr>
        <w:t>development</w:t>
      </w:r>
      <w:r w:rsidR="00F40158">
        <w:rPr>
          <w:rFonts w:ascii="Times New Roman" w:hAnsi="Times New Roman"/>
        </w:rPr>
        <w:t>, capacity-building initiatives,</w:t>
      </w:r>
      <w:r w:rsidRPr="00D407B3">
        <w:rPr>
          <w:rFonts w:ascii="Times New Roman" w:hAnsi="Times New Roman"/>
        </w:rPr>
        <w:t xml:space="preserve"> </w:t>
      </w:r>
      <w:r w:rsidRPr="00D407B3" w:rsidR="005A6F8F">
        <w:rPr>
          <w:rFonts w:ascii="Times New Roman" w:hAnsi="Times New Roman"/>
        </w:rPr>
        <w:t xml:space="preserve">or other significant </w:t>
      </w:r>
      <w:r w:rsidR="00F14080">
        <w:rPr>
          <w:rFonts w:ascii="Times New Roman" w:hAnsi="Times New Roman"/>
        </w:rPr>
        <w:t>scholarly endeavors</w:t>
      </w:r>
      <w:r w:rsidRPr="00D407B3" w:rsidR="005A6F8F">
        <w:rPr>
          <w:rFonts w:ascii="Times New Roman" w:hAnsi="Times New Roman"/>
        </w:rPr>
        <w:t xml:space="preserve"> as appropriate for </w:t>
      </w:r>
      <w:r w:rsidR="00E452D9">
        <w:rPr>
          <w:rFonts w:ascii="Times New Roman" w:hAnsi="Times New Roman"/>
        </w:rPr>
        <w:t xml:space="preserve">my </w:t>
      </w:r>
      <w:r w:rsidRPr="00D407B3" w:rsidR="005A6F8F">
        <w:rPr>
          <w:rFonts w:ascii="Times New Roman" w:hAnsi="Times New Roman"/>
        </w:rPr>
        <w:t>discipline</w:t>
      </w:r>
      <w:r w:rsidR="00E452D9">
        <w:rPr>
          <w:rFonts w:ascii="Times New Roman" w:hAnsi="Times New Roman"/>
        </w:rPr>
        <w:t xml:space="preserve"> and role</w:t>
      </w:r>
      <w:r w:rsidRPr="00D407B3" w:rsidR="005A6F8F">
        <w:rPr>
          <w:rFonts w:ascii="Times New Roman" w:hAnsi="Times New Roman"/>
        </w:rPr>
        <w:t>.</w:t>
      </w:r>
    </w:p>
    <w:p w:rsidRPr="00D53EDC" w:rsidR="00C16510" w:rsidP="00C16510" w:rsidRDefault="00F65E52" w14:paraId="6BCB0371" w14:textId="77777777">
      <w:pPr>
        <w:pStyle w:val="ColorfulList-Accent11"/>
        <w:numPr>
          <w:ilvl w:val="1"/>
          <w:numId w:val="15"/>
        </w:numPr>
        <w:jc w:val="both"/>
        <w:rPr>
          <w:rFonts w:ascii="Times New Roman" w:hAnsi="Times New Roman"/>
        </w:rPr>
      </w:pPr>
      <w:r w:rsidRPr="00D53EDC">
        <w:rPr>
          <w:rFonts w:ascii="Times New Roman" w:hAnsi="Times New Roman"/>
        </w:rPr>
        <w:t xml:space="preserve">Guest </w:t>
      </w:r>
      <w:r w:rsidRPr="00D53EDC" w:rsidR="006F422E">
        <w:rPr>
          <w:rFonts w:ascii="Times New Roman" w:hAnsi="Times New Roman"/>
        </w:rPr>
        <w:t>Faculty Presenter</w:t>
      </w:r>
      <w:r w:rsidRPr="00D53EDC">
        <w:rPr>
          <w:rFonts w:ascii="Times New Roman" w:hAnsi="Times New Roman"/>
        </w:rPr>
        <w:t xml:space="preserve"> </w:t>
      </w:r>
      <w:r w:rsidRPr="00D53EDC" w:rsidR="004A53FF">
        <w:rPr>
          <w:rFonts w:ascii="Times New Roman" w:hAnsi="Times New Roman"/>
        </w:rPr>
        <w:t>–</w:t>
      </w:r>
      <w:r w:rsidRPr="00D53EDC">
        <w:rPr>
          <w:rFonts w:ascii="Times New Roman" w:hAnsi="Times New Roman"/>
        </w:rPr>
        <w:t xml:space="preserve"> </w:t>
      </w:r>
      <w:r w:rsidRPr="00D53EDC" w:rsidR="004A53FF">
        <w:rPr>
          <w:rFonts w:ascii="Times New Roman" w:hAnsi="Times New Roman"/>
        </w:rPr>
        <w:t>Department of Nursing</w:t>
      </w:r>
      <w:r w:rsidRPr="00D53EDC" w:rsidR="006D75BD">
        <w:rPr>
          <w:rFonts w:ascii="Times New Roman" w:hAnsi="Times New Roman"/>
        </w:rPr>
        <w:t>,</w:t>
      </w:r>
      <w:r w:rsidRPr="00D53EDC" w:rsidR="00BF382C">
        <w:rPr>
          <w:rFonts w:ascii="Times New Roman" w:hAnsi="Times New Roman"/>
        </w:rPr>
        <w:t xml:space="preserve"> </w:t>
      </w:r>
      <w:r w:rsidRPr="00D53EDC" w:rsidR="004004CC">
        <w:rPr>
          <w:rFonts w:ascii="Times New Roman" w:hAnsi="Times New Roman"/>
        </w:rPr>
        <w:t>N703-01</w:t>
      </w:r>
      <w:r w:rsidRPr="00D53EDC" w:rsidR="006D75BD">
        <w:rPr>
          <w:rFonts w:ascii="Times New Roman" w:hAnsi="Times New Roman"/>
        </w:rPr>
        <w:t>:</w:t>
      </w:r>
      <w:r w:rsidRPr="00D53EDC" w:rsidR="004004CC">
        <w:rPr>
          <w:rFonts w:ascii="Times New Roman" w:hAnsi="Times New Roman"/>
        </w:rPr>
        <w:t xml:space="preserve"> Research and Advanced Evidenced Based Practice, Fall 2023</w:t>
      </w:r>
      <w:r w:rsidRPr="00D53EDC" w:rsidR="00D11C3C">
        <w:rPr>
          <w:rFonts w:ascii="Times New Roman" w:hAnsi="Times New Roman"/>
        </w:rPr>
        <w:t>. I presented on Data</w:t>
      </w:r>
      <w:r w:rsidRPr="00D53EDC" w:rsidR="006D75BD">
        <w:rPr>
          <w:rFonts w:ascii="Times New Roman" w:hAnsi="Times New Roman"/>
        </w:rPr>
        <w:t xml:space="preserve"> Analysis Best Practices. </w:t>
      </w:r>
    </w:p>
    <w:p w:rsidRPr="00C16510" w:rsidR="003E17D3" w:rsidP="00C16510" w:rsidRDefault="005B2DE0" w14:paraId="1EF92233" w14:textId="291A2A06">
      <w:pPr>
        <w:pStyle w:val="ColorfulList-Accent11"/>
        <w:numPr>
          <w:ilvl w:val="1"/>
          <w:numId w:val="15"/>
        </w:numPr>
        <w:jc w:val="both"/>
        <w:rPr>
          <w:rFonts w:ascii="Times New Roman" w:hAnsi="Times New Roman"/>
        </w:rPr>
      </w:pPr>
      <w:r w:rsidRPr="00C16510">
        <w:rPr>
          <w:rFonts w:ascii="Times New Roman" w:hAnsi="Times New Roman"/>
        </w:rPr>
        <w:t xml:space="preserve">Complete Tableau Learning paths to enhance my </w:t>
      </w:r>
      <w:r w:rsidRPr="00C16510" w:rsidR="00F6706C">
        <w:rPr>
          <w:rFonts w:ascii="Times New Roman" w:hAnsi="Times New Roman"/>
        </w:rPr>
        <w:t>data analysis skill set</w:t>
      </w:r>
      <w:r w:rsidRPr="00C16510" w:rsidR="006007CE">
        <w:rPr>
          <w:rFonts w:ascii="Times New Roman" w:hAnsi="Times New Roman"/>
        </w:rPr>
        <w:t xml:space="preserve"> relevant to MIS380 and MIS</w:t>
      </w:r>
      <w:r w:rsidRPr="00C16510" w:rsidR="00116ABE">
        <w:rPr>
          <w:rFonts w:ascii="Times New Roman" w:hAnsi="Times New Roman"/>
        </w:rPr>
        <w:t>6</w:t>
      </w:r>
      <w:r w:rsidRPr="00C16510" w:rsidR="00D5727E">
        <w:rPr>
          <w:rFonts w:ascii="Times New Roman" w:hAnsi="Times New Roman"/>
        </w:rPr>
        <w:t>71</w:t>
      </w:r>
      <w:r w:rsidRPr="00C16510" w:rsidR="009C49B7">
        <w:rPr>
          <w:rFonts w:ascii="Times New Roman" w:hAnsi="Times New Roman"/>
        </w:rPr>
        <w:t xml:space="preserve">. The </w:t>
      </w:r>
      <w:r w:rsidRPr="00C16510" w:rsidR="006A762B">
        <w:rPr>
          <w:rFonts w:ascii="Times New Roman" w:hAnsi="Times New Roman"/>
        </w:rPr>
        <w:t xml:space="preserve">skills from these courses helped </w:t>
      </w:r>
      <w:r w:rsidRPr="00C16510" w:rsidR="00253493">
        <w:rPr>
          <w:rFonts w:ascii="Times New Roman" w:hAnsi="Times New Roman"/>
        </w:rPr>
        <w:t>me review the syllabi, providing</w:t>
      </w:r>
      <w:r w:rsidRPr="00C16510" w:rsidR="00AF523D">
        <w:rPr>
          <w:rFonts w:ascii="Times New Roman" w:hAnsi="Times New Roman"/>
        </w:rPr>
        <w:t xml:space="preserve"> industry-relevant </w:t>
      </w:r>
      <w:r w:rsidRPr="00C16510" w:rsidR="00393635">
        <w:rPr>
          <w:rFonts w:ascii="Times New Roman" w:hAnsi="Times New Roman"/>
        </w:rPr>
        <w:t>skills while achieving the course and program objectives.</w:t>
      </w:r>
    </w:p>
    <w:p w:rsidR="00860F5E" w:rsidP="001E4AAF" w:rsidRDefault="004132D0" w14:paraId="694DC6AF" w14:textId="5AFC7A05">
      <w:pPr>
        <w:pStyle w:val="ColorfulList-Accent11"/>
        <w:numPr>
          <w:ilvl w:val="2"/>
          <w:numId w:val="7"/>
        </w:numPr>
        <w:jc w:val="both"/>
        <w:rPr>
          <w:rFonts w:ascii="Times New Roman" w:hAnsi="Times New Roman"/>
        </w:rPr>
      </w:pPr>
      <w:r w:rsidRPr="0028149E">
        <w:rPr>
          <w:rFonts w:ascii="Times New Roman" w:hAnsi="Times New Roman"/>
        </w:rPr>
        <w:t xml:space="preserve">I </w:t>
      </w:r>
      <w:r w:rsidRPr="0028149E" w:rsidR="00292C3E">
        <w:rPr>
          <w:rFonts w:ascii="Times New Roman" w:hAnsi="Times New Roman"/>
        </w:rPr>
        <w:t>c</w:t>
      </w:r>
      <w:r w:rsidRPr="0028149E" w:rsidR="007F664F">
        <w:rPr>
          <w:rFonts w:ascii="Times New Roman" w:hAnsi="Times New Roman"/>
        </w:rPr>
        <w:t>ompleted the Tableau Consumer learning path</w:t>
      </w:r>
      <w:r w:rsidR="0028149E">
        <w:rPr>
          <w:rFonts w:ascii="Times New Roman" w:hAnsi="Times New Roman"/>
        </w:rPr>
        <w:t xml:space="preserve">. </w:t>
      </w:r>
      <w:r w:rsidRPr="0028149E" w:rsidR="006A0203">
        <w:rPr>
          <w:rFonts w:ascii="Times New Roman" w:hAnsi="Times New Roman"/>
        </w:rPr>
        <w:t>This learning path</w:t>
      </w:r>
      <w:r w:rsidRPr="0028149E" w:rsidR="00694986">
        <w:rPr>
          <w:rFonts w:ascii="Times New Roman" w:hAnsi="Times New Roman"/>
        </w:rPr>
        <w:t xml:space="preserve"> </w:t>
      </w:r>
      <w:r w:rsidRPr="0028149E">
        <w:rPr>
          <w:rFonts w:ascii="Times New Roman" w:hAnsi="Times New Roman"/>
        </w:rPr>
        <w:t>comprises skills to read and interpret data</w:t>
      </w:r>
      <w:r w:rsidRPr="0028149E" w:rsidR="00694986">
        <w:rPr>
          <w:rFonts w:ascii="Times New Roman" w:hAnsi="Times New Roman"/>
        </w:rPr>
        <w:t xml:space="preserve"> to make better, more informed business decisions. </w:t>
      </w:r>
      <w:r w:rsidRPr="0028149E" w:rsidR="00E37F47">
        <w:rPr>
          <w:rFonts w:ascii="Times New Roman" w:hAnsi="Times New Roman"/>
        </w:rPr>
        <w:t xml:space="preserve">It </w:t>
      </w:r>
      <w:r w:rsidRPr="0028149E" w:rsidR="00694986">
        <w:rPr>
          <w:rFonts w:ascii="Times New Roman" w:hAnsi="Times New Roman"/>
        </w:rPr>
        <w:t xml:space="preserve">provides </w:t>
      </w:r>
      <w:r w:rsidRPr="0028149E" w:rsidR="00567F50">
        <w:rPr>
          <w:rFonts w:ascii="Times New Roman" w:hAnsi="Times New Roman"/>
        </w:rPr>
        <w:t>the</w:t>
      </w:r>
      <w:r w:rsidRPr="0028149E" w:rsidR="00694986">
        <w:rPr>
          <w:rFonts w:ascii="Times New Roman" w:hAnsi="Times New Roman"/>
        </w:rPr>
        <w:t xml:space="preserve"> core competencies, such as navigating Tableau’s interface and foundational data literacy concepts, so you </w:t>
      </w:r>
      <w:r w:rsidRPr="0028149E">
        <w:rPr>
          <w:rFonts w:ascii="Times New Roman" w:hAnsi="Times New Roman"/>
        </w:rPr>
        <w:t>can</w:t>
      </w:r>
      <w:r w:rsidRPr="0028149E" w:rsidR="00694986">
        <w:rPr>
          <w:rFonts w:ascii="Times New Roman" w:hAnsi="Times New Roman"/>
        </w:rPr>
        <w:t xml:space="preserve"> effectively work with the dashboards and reports others create.</w:t>
      </w:r>
      <w:r w:rsidRPr="0028149E" w:rsidR="00F70D34">
        <w:rPr>
          <w:rFonts w:ascii="Times New Roman" w:hAnsi="Times New Roman"/>
        </w:rPr>
        <w:t xml:space="preserve"> </w:t>
      </w:r>
      <w:r w:rsidRPr="0028149E" w:rsidR="00567F50">
        <w:rPr>
          <w:rFonts w:ascii="Times New Roman" w:hAnsi="Times New Roman"/>
        </w:rPr>
        <w:t>It included concept</w:t>
      </w:r>
      <w:r w:rsidRPr="0028149E">
        <w:rPr>
          <w:rFonts w:ascii="Times New Roman" w:hAnsi="Times New Roman"/>
        </w:rPr>
        <w:t>s</w:t>
      </w:r>
      <w:r w:rsidRPr="0028149E" w:rsidR="00567F50">
        <w:rPr>
          <w:rFonts w:ascii="Times New Roman" w:hAnsi="Times New Roman"/>
        </w:rPr>
        <w:t xml:space="preserve"> such as </w:t>
      </w:r>
      <w:r w:rsidRPr="0028149E" w:rsidR="00A109A1">
        <w:rPr>
          <w:rFonts w:ascii="Times New Roman" w:hAnsi="Times New Roman"/>
        </w:rPr>
        <w:t>data types, variables and field types</w:t>
      </w:r>
      <w:r w:rsidRPr="0028149E" w:rsidR="00EF6D30">
        <w:rPr>
          <w:rFonts w:ascii="Times New Roman" w:hAnsi="Times New Roman"/>
        </w:rPr>
        <w:t>, distributions</w:t>
      </w:r>
      <w:r w:rsidRPr="0028149E" w:rsidR="00E37F47">
        <w:rPr>
          <w:rFonts w:ascii="Times New Roman" w:hAnsi="Times New Roman"/>
        </w:rPr>
        <w:t>,</w:t>
      </w:r>
      <w:r w:rsidRPr="0028149E" w:rsidR="00EF6D30">
        <w:rPr>
          <w:rFonts w:ascii="Times New Roman" w:hAnsi="Times New Roman"/>
        </w:rPr>
        <w:t xml:space="preserve"> and </w:t>
      </w:r>
      <w:r w:rsidRPr="0028149E" w:rsidR="00BD4E11">
        <w:rPr>
          <w:rFonts w:ascii="Times New Roman" w:hAnsi="Times New Roman"/>
        </w:rPr>
        <w:t>variations</w:t>
      </w:r>
      <w:r w:rsidRPr="0028149E" w:rsidR="00EE131F">
        <w:rPr>
          <w:rFonts w:ascii="Times New Roman" w:hAnsi="Times New Roman"/>
        </w:rPr>
        <w:t>.</w:t>
      </w:r>
      <w:r w:rsidR="00AB693B">
        <w:rPr>
          <w:rFonts w:ascii="Times New Roman" w:hAnsi="Times New Roman"/>
        </w:rPr>
        <w:t xml:space="preserve"> </w:t>
      </w:r>
    </w:p>
    <w:p w:rsidR="00243A32" w:rsidP="00243A32" w:rsidRDefault="00243A32" w14:paraId="0BF9F491" w14:textId="4197EA10">
      <w:pPr>
        <w:pStyle w:val="ColorfulList-Accent11"/>
        <w:ind w:left="2160"/>
        <w:jc w:val="both"/>
        <w:rPr>
          <w:rFonts w:ascii="Times New Roman" w:hAnsi="Times New Roman"/>
        </w:rPr>
      </w:pPr>
      <w:r>
        <w:rPr>
          <w:rFonts w:ascii="Times New Roman" w:hAnsi="Times New Roman"/>
        </w:rPr>
        <w:t>Badge – Interact with Dashboards and Reports</w:t>
      </w:r>
      <w:r w:rsidR="008D5999">
        <w:rPr>
          <w:rFonts w:ascii="Times New Roman" w:hAnsi="Times New Roman"/>
        </w:rPr>
        <w:t xml:space="preserve">, available </w:t>
      </w:r>
      <w:hyperlink w:history="1" r:id="rId7">
        <w:r w:rsidRPr="00B27DE1" w:rsidR="008D5999">
          <w:rPr>
            <w:rStyle w:val="Hyperlink"/>
            <w:rFonts w:ascii="Times New Roman" w:hAnsi="Times New Roman"/>
            <w:i/>
            <w:iCs/>
          </w:rPr>
          <w:t>https://www.credly.com/badges/1fb2b49d-e531-495a-9cb3-6caeab4db81e/public_url</w:t>
        </w:r>
      </w:hyperlink>
    </w:p>
    <w:p w:rsidRPr="0028149E" w:rsidR="00BB427E" w:rsidP="00BB427E" w:rsidRDefault="00BB427E" w14:paraId="3EE6F351" w14:textId="77777777">
      <w:pPr>
        <w:pStyle w:val="ColorfulList-Accent11"/>
        <w:ind w:left="1440"/>
        <w:jc w:val="both"/>
        <w:rPr>
          <w:rFonts w:ascii="Times New Roman" w:hAnsi="Times New Roman"/>
        </w:rPr>
      </w:pPr>
    </w:p>
    <w:p w:rsidR="00EE131F" w:rsidP="00860F5E" w:rsidRDefault="00EE131F" w14:paraId="5A978713" w14:textId="7BD8D0E4">
      <w:pPr>
        <w:pStyle w:val="ColorfulList-Accent11"/>
        <w:numPr>
          <w:ilvl w:val="2"/>
          <w:numId w:val="7"/>
        </w:numPr>
        <w:jc w:val="both"/>
        <w:rPr>
          <w:rFonts w:ascii="Times New Roman" w:hAnsi="Times New Roman"/>
        </w:rPr>
      </w:pPr>
      <w:r>
        <w:rPr>
          <w:rFonts w:ascii="Times New Roman" w:hAnsi="Times New Roman"/>
        </w:rPr>
        <w:lastRenderedPageBreak/>
        <w:t>Design Informative and Visually Appealing</w:t>
      </w:r>
      <w:r w:rsidR="00C802C7">
        <w:rPr>
          <w:rFonts w:ascii="Times New Roman" w:hAnsi="Times New Roman"/>
        </w:rPr>
        <w:t xml:space="preserve"> Dashboards by Tableau</w:t>
      </w:r>
      <w:r w:rsidR="00B27DE1">
        <w:rPr>
          <w:rFonts w:ascii="Times New Roman" w:hAnsi="Times New Roman"/>
        </w:rPr>
        <w:t xml:space="preserve">, </w:t>
      </w:r>
      <w:hyperlink w:history="1" r:id="rId8">
        <w:r w:rsidRPr="00B27DE1" w:rsidR="00B27DE1">
          <w:rPr>
            <w:rStyle w:val="Hyperlink"/>
            <w:rFonts w:ascii="Times New Roman" w:hAnsi="Times New Roman"/>
            <w:i/>
            <w:iCs/>
          </w:rPr>
          <w:t>https://www.credly.com/badges/35df6ada-f04a-4f65-8725-9a8b12be68bf/public_url</w:t>
        </w:r>
      </w:hyperlink>
      <w:r w:rsidRPr="00B27DE1" w:rsidR="00B27DE1">
        <w:rPr>
          <w:rFonts w:ascii="Times New Roman" w:hAnsi="Times New Roman"/>
          <w:i/>
          <w:iCs/>
        </w:rPr>
        <w:t xml:space="preserve"> </w:t>
      </w:r>
      <w:r w:rsidR="00C802C7">
        <w:rPr>
          <w:rFonts w:ascii="Times New Roman" w:hAnsi="Times New Roman"/>
        </w:rPr>
        <w:t xml:space="preserve"> </w:t>
      </w:r>
    </w:p>
    <w:p w:rsidRPr="00860F5E" w:rsidR="00C802C7" w:rsidP="00860F5E" w:rsidRDefault="00A44BC1" w14:paraId="4DBB0DA0" w14:textId="0C1DDA92">
      <w:pPr>
        <w:pStyle w:val="ColorfulList-Accent11"/>
        <w:numPr>
          <w:ilvl w:val="2"/>
          <w:numId w:val="7"/>
        </w:numPr>
        <w:jc w:val="both"/>
        <w:rPr>
          <w:rFonts w:ascii="Times New Roman" w:hAnsi="Times New Roman"/>
        </w:rPr>
      </w:pPr>
      <w:r>
        <w:rPr>
          <w:rFonts w:ascii="Times New Roman" w:hAnsi="Times New Roman"/>
        </w:rPr>
        <w:t xml:space="preserve">Dashboard </w:t>
      </w:r>
      <w:r w:rsidR="003C3A80">
        <w:rPr>
          <w:rFonts w:ascii="Times New Roman" w:hAnsi="Times New Roman"/>
        </w:rPr>
        <w:t>Design: Visual Best Practices (certificate attached)</w:t>
      </w:r>
    </w:p>
    <w:p w:rsidR="00934038" w:rsidP="004132D0" w:rsidRDefault="00934038" w14:paraId="3D1B0777" w14:textId="77777777">
      <w:pPr>
        <w:pStyle w:val="ColorfulList-Accent11"/>
        <w:ind w:left="2160"/>
        <w:jc w:val="both"/>
        <w:rPr>
          <w:rFonts w:ascii="Times New Roman" w:hAnsi="Times New Roman"/>
        </w:rPr>
      </w:pPr>
    </w:p>
    <w:p w:rsidRPr="00795B0E" w:rsidR="003415A9" w:rsidP="00095D4D" w:rsidRDefault="003415A9" w14:paraId="6EA11327" w14:textId="550BF298">
      <w:pPr>
        <w:pStyle w:val="ColorfulList-Accent11"/>
        <w:numPr>
          <w:ilvl w:val="1"/>
          <w:numId w:val="7"/>
        </w:numPr>
        <w:jc w:val="both"/>
        <w:rPr>
          <w:rFonts w:ascii="Times New Roman" w:hAnsi="Times New Roman"/>
        </w:rPr>
      </w:pPr>
      <w:del w:author="Okuboyejo, Senanu R" w:date="2023-06-20T07:49:00Z" w:id="4">
        <w:r w:rsidRPr="00795B0E" w:rsidDel="003415A9">
          <w:rPr>
            <w:rFonts w:ascii="Times New Roman" w:hAnsi="Times New Roman"/>
          </w:rPr>
          <w:delText>Participated</w:delText>
        </w:r>
      </w:del>
      <w:ins w:author="Okuboyejo, Senanu R" w:date="2023-06-20T07:49:00Z" w:id="5">
        <w:r w:rsidRPr="00795B0E">
          <w:rPr>
            <w:rFonts w:ascii="Times New Roman" w:hAnsi="Times New Roman"/>
          </w:rPr>
          <w:t>Participate</w:t>
        </w:r>
      </w:ins>
      <w:r w:rsidRPr="00795B0E">
        <w:rPr>
          <w:rFonts w:ascii="Times New Roman" w:hAnsi="Times New Roman"/>
        </w:rPr>
        <w:t xml:space="preserve"> in the SAP University Alliances Virtual Trainings</w:t>
      </w:r>
      <w:r w:rsidR="00450A2F">
        <w:rPr>
          <w:rFonts w:ascii="Times New Roman" w:hAnsi="Times New Roman"/>
        </w:rPr>
        <w:t xml:space="preserve"> for university faculty</w:t>
      </w:r>
      <w:r w:rsidR="00F2321C">
        <w:rPr>
          <w:rFonts w:ascii="Times New Roman" w:hAnsi="Times New Roman"/>
        </w:rPr>
        <w:t xml:space="preserve"> to earn trainer skills</w:t>
      </w:r>
    </w:p>
    <w:p w:rsidRPr="003415A9" w:rsidR="003415A9" w:rsidP="003415A9" w:rsidRDefault="003415A9" w14:paraId="2258C097" w14:textId="5050AD63">
      <w:pPr>
        <w:pStyle w:val="ColorfulList-Accent11"/>
        <w:numPr>
          <w:ilvl w:val="2"/>
          <w:numId w:val="7"/>
        </w:numPr>
        <w:jc w:val="both"/>
        <w:rPr>
          <w:rFonts w:ascii="Times New Roman" w:hAnsi="Times New Roman"/>
        </w:rPr>
      </w:pPr>
      <w:r w:rsidRPr="38D82718">
        <w:rPr>
          <w:rFonts w:ascii="Times New Roman" w:hAnsi="Times New Roman" w:eastAsia="Times New Roman"/>
          <w:b/>
          <w:bCs/>
        </w:rPr>
        <w:t xml:space="preserve">June 1: </w:t>
      </w:r>
      <w:r w:rsidRPr="38D82718">
        <w:rPr>
          <w:rFonts w:ascii="Times New Roman" w:hAnsi="Times New Roman" w:eastAsia="Times New Roman"/>
        </w:rPr>
        <w:t xml:space="preserve">Grand Gestures: Storytelling with </w:t>
      </w:r>
      <w:r w:rsidRPr="38D82718" w:rsidR="6B7E98BE">
        <w:rPr>
          <w:rFonts w:ascii="Times New Roman" w:hAnsi="Times New Roman" w:eastAsia="Times New Roman"/>
        </w:rPr>
        <w:t>AI (Artificial Intelligence)</w:t>
      </w:r>
      <w:r w:rsidRPr="38D82718">
        <w:rPr>
          <w:rFonts w:ascii="Times New Roman" w:hAnsi="Times New Roman" w:eastAsia="Times New Roman"/>
        </w:rPr>
        <w:t xml:space="preserve"> and Snap</w:t>
      </w:r>
      <w:r w:rsidR="002C6E0D">
        <w:rPr>
          <w:rFonts w:ascii="Times New Roman" w:hAnsi="Times New Roman" w:eastAsia="Times New Roman"/>
        </w:rPr>
        <w:t xml:space="preserve">. </w:t>
      </w:r>
      <w:hyperlink w:history="1" r:id="rId9">
        <w:r w:rsidRPr="00AB0A38" w:rsidR="00AB0A38">
          <w:rPr>
            <w:rStyle w:val="Hyperlink"/>
            <w:rFonts w:ascii="Times New Roman" w:hAnsi="Times New Roman" w:eastAsia="Times New Roman"/>
            <w:i/>
            <w:iCs/>
          </w:rPr>
          <w:t>https://www.credly.com/badges/e243c873-96df-4fb6-9d2c-8ed401cbab85/public_url</w:t>
        </w:r>
      </w:hyperlink>
      <w:r w:rsidR="00AB0A38">
        <w:rPr>
          <w:rFonts w:ascii="Times New Roman" w:hAnsi="Times New Roman" w:eastAsia="Times New Roman"/>
        </w:rPr>
        <w:t xml:space="preserve"> </w:t>
      </w:r>
    </w:p>
    <w:p w:rsidRPr="003415A9" w:rsidR="003415A9" w:rsidP="003415A9" w:rsidRDefault="003415A9" w14:paraId="1CA8BECA" w14:textId="77777777">
      <w:pPr>
        <w:pStyle w:val="ColorfulList-Accent11"/>
        <w:numPr>
          <w:ilvl w:val="2"/>
          <w:numId w:val="7"/>
        </w:numPr>
        <w:jc w:val="both"/>
        <w:rPr>
          <w:del w:author="Okuboyejo, Senanu R" w:date="2023-06-20T07:49:00Z" w:id="6"/>
          <w:rFonts w:ascii="Times New Roman" w:hAnsi="Times New Roman"/>
        </w:rPr>
      </w:pPr>
      <w:del w:author="Okuboyejo, Senanu R" w:date="2023-06-20T07:49:00Z" w:id="7">
        <w:r w:rsidRPr="003415A9">
          <w:rPr>
            <w:rFonts w:ascii="Times New Roman" w:hAnsi="Times New Roman" w:eastAsia="Times New Roman"/>
            <w:b/>
            <w:bCs/>
          </w:rPr>
          <w:delText>June 12-13:</w:delText>
        </w:r>
        <w:r w:rsidRPr="003415A9">
          <w:rPr>
            <w:rFonts w:ascii="Times New Roman" w:hAnsi="Times New Roman" w:eastAsia="Times New Roman"/>
          </w:rPr>
          <w:delText> Introduction to University Alliances &amp; Business Process Integration for New Faculty</w:delText>
        </w:r>
      </w:del>
    </w:p>
    <w:p w:rsidRPr="003415A9" w:rsidR="003415A9" w:rsidP="003415A9" w:rsidRDefault="003415A9" w14:paraId="6376E713" w14:textId="77777777">
      <w:pPr>
        <w:pStyle w:val="ColorfulList-Accent11"/>
        <w:numPr>
          <w:ilvl w:val="2"/>
          <w:numId w:val="7"/>
        </w:numPr>
        <w:jc w:val="both"/>
        <w:rPr>
          <w:del w:author="Okuboyejo, Senanu R" w:date="2023-06-20T07:49:00Z" w:id="8"/>
          <w:rFonts w:ascii="Times New Roman" w:hAnsi="Times New Roman"/>
        </w:rPr>
      </w:pPr>
      <w:del w:author="Okuboyejo, Senanu R" w:date="2023-06-20T07:49:00Z" w:id="9">
        <w:r w:rsidRPr="003415A9">
          <w:rPr>
            <w:rFonts w:ascii="Times New Roman" w:hAnsi="Times New Roman" w:eastAsia="Times New Roman"/>
            <w:b/>
            <w:bCs/>
          </w:rPr>
          <w:delText>June 14-15:</w:delText>
        </w:r>
        <w:r w:rsidRPr="003415A9">
          <w:rPr>
            <w:rFonts w:ascii="Times New Roman" w:hAnsi="Times New Roman" w:eastAsia="Times New Roman"/>
          </w:rPr>
          <w:delText> Introduction to Data Analysis in SAP Analytics Cloud</w:delText>
        </w:r>
      </w:del>
    </w:p>
    <w:p w:rsidRPr="003415A9" w:rsidR="003415A9" w:rsidP="003415A9" w:rsidRDefault="003415A9" w14:paraId="2FF3FEB3" w14:textId="4819A8E0">
      <w:pPr>
        <w:pStyle w:val="ColorfulList-Accent11"/>
        <w:numPr>
          <w:ilvl w:val="2"/>
          <w:numId w:val="7"/>
        </w:numPr>
        <w:jc w:val="both"/>
        <w:rPr>
          <w:rFonts w:ascii="Times New Roman" w:hAnsi="Times New Roman"/>
        </w:rPr>
      </w:pPr>
      <w:r w:rsidRPr="3A676C09">
        <w:rPr>
          <w:rFonts w:ascii="Times New Roman" w:hAnsi="Times New Roman" w:eastAsia="Times New Roman"/>
          <w:b/>
          <w:bCs/>
        </w:rPr>
        <w:t xml:space="preserve">June 20: </w:t>
      </w:r>
      <w:r w:rsidRPr="3A676C09">
        <w:rPr>
          <w:rFonts w:ascii="Times New Roman" w:hAnsi="Times New Roman" w:eastAsia="Times New Roman"/>
        </w:rPr>
        <w:t>SAP Build Apps</w:t>
      </w:r>
      <w:r w:rsidRPr="3A676C09" w:rsidR="00C17A1E">
        <w:rPr>
          <w:rFonts w:ascii="Times New Roman" w:hAnsi="Times New Roman" w:eastAsia="Times New Roman"/>
        </w:rPr>
        <w:t xml:space="preserve"> </w:t>
      </w:r>
      <w:r w:rsidRPr="3A676C09" w:rsidR="68F2E66B">
        <w:rPr>
          <w:rFonts w:ascii="Times New Roman" w:hAnsi="Times New Roman" w:eastAsia="Times New Roman"/>
        </w:rPr>
        <w:t xml:space="preserve">- </w:t>
      </w:r>
      <w:hyperlink r:id="rId10">
        <w:r w:rsidRPr="3A676C09" w:rsidR="7D7CC875">
          <w:rPr>
            <w:rStyle w:val="Hyperlink"/>
            <w:rFonts w:ascii="Times New Roman" w:hAnsi="Times New Roman" w:eastAsia="Times New Roman"/>
          </w:rPr>
          <w:t>https://www.credly.com/earner/earned/badge/c6a4e380-b9c5-44df-89e0-155fda1a27eb</w:t>
        </w:r>
      </w:hyperlink>
      <w:r w:rsidRPr="3A676C09" w:rsidR="17D9F2D2">
        <w:rPr>
          <w:rFonts w:ascii="Times New Roman" w:hAnsi="Times New Roman" w:eastAsia="Times New Roman"/>
        </w:rPr>
        <w:t xml:space="preserve"> </w:t>
      </w:r>
    </w:p>
    <w:p w:rsidRPr="000E40E6" w:rsidR="003415A9" w:rsidP="0076090A" w:rsidRDefault="003415A9" w14:paraId="6A05A809" w14:textId="28816DD2">
      <w:pPr>
        <w:pStyle w:val="ColorfulList-Accent11"/>
        <w:numPr>
          <w:ilvl w:val="2"/>
          <w:numId w:val="7"/>
        </w:numPr>
        <w:jc w:val="both"/>
        <w:rPr>
          <w:rFonts w:ascii="Times New Roman" w:hAnsi="Times New Roman"/>
          <w:i/>
          <w:iCs/>
        </w:rPr>
      </w:pPr>
      <w:r w:rsidRPr="000E40E6">
        <w:rPr>
          <w:rFonts w:ascii="Times New Roman" w:hAnsi="Times New Roman" w:eastAsia="Times New Roman"/>
          <w:b/>
          <w:bCs/>
        </w:rPr>
        <w:t xml:space="preserve">June 21: </w:t>
      </w:r>
      <w:r w:rsidRPr="000E40E6">
        <w:rPr>
          <w:rFonts w:ascii="Times New Roman" w:hAnsi="Times New Roman" w:eastAsia="Times New Roman"/>
        </w:rPr>
        <w:t xml:space="preserve">Business Process Modeling with SAP </w:t>
      </w:r>
      <w:proofErr w:type="spellStart"/>
      <w:r w:rsidRPr="000E40E6">
        <w:rPr>
          <w:rFonts w:ascii="Times New Roman" w:hAnsi="Times New Roman" w:eastAsia="Times New Roman"/>
        </w:rPr>
        <w:t>Signavio</w:t>
      </w:r>
      <w:proofErr w:type="spellEnd"/>
      <w:r w:rsidRPr="000E40E6" w:rsidR="00C17A1E">
        <w:rPr>
          <w:rFonts w:ascii="Times New Roman" w:hAnsi="Times New Roman" w:eastAsia="Times New Roman"/>
        </w:rPr>
        <w:t xml:space="preserve"> - Incorporate into teaching MIS</w:t>
      </w:r>
      <w:r w:rsidRPr="000E40E6" w:rsidR="2384CDFF">
        <w:rPr>
          <w:rFonts w:ascii="Times New Roman" w:hAnsi="Times New Roman" w:eastAsia="Times New Roman"/>
        </w:rPr>
        <w:t>671 module</w:t>
      </w:r>
      <w:r w:rsidRPr="000E40E6" w:rsidR="00C17A1E">
        <w:rPr>
          <w:rFonts w:ascii="Times New Roman" w:hAnsi="Times New Roman" w:eastAsia="Times New Roman"/>
        </w:rPr>
        <w:t xml:space="preserve"> on Business Processes in place of Visio.</w:t>
      </w:r>
      <w:r w:rsidRPr="000E40E6" w:rsidR="00AB0A38">
        <w:rPr>
          <w:rFonts w:ascii="Times New Roman" w:hAnsi="Times New Roman" w:eastAsia="Times New Roman"/>
        </w:rPr>
        <w:t xml:space="preserve"> Badge is available at </w:t>
      </w:r>
      <w:hyperlink w:history="1" r:id="rId11">
        <w:r w:rsidRPr="000E40E6" w:rsidR="003C4EC5">
          <w:rPr>
            <w:rStyle w:val="Hyperlink"/>
            <w:rFonts w:ascii="Times New Roman" w:hAnsi="Times New Roman" w:eastAsia="Times New Roman"/>
            <w:i/>
            <w:iCs/>
          </w:rPr>
          <w:t>https://www.credly.com/badges/2f52e3c9-3977-4465-b549-606f7552ccfe/public_url</w:t>
        </w:r>
      </w:hyperlink>
      <w:r w:rsidRPr="000E40E6" w:rsidR="003C4EC5">
        <w:rPr>
          <w:rFonts w:ascii="Times New Roman" w:hAnsi="Times New Roman" w:eastAsia="Times New Roman"/>
          <w:i/>
          <w:iCs/>
        </w:rPr>
        <w:t xml:space="preserve"> </w:t>
      </w:r>
    </w:p>
    <w:p w:rsidRPr="004F0D2B" w:rsidR="004F0D2B" w:rsidP="004F0D2B" w:rsidRDefault="004F0D2B" w14:paraId="68C94C48" w14:textId="77777777">
      <w:pPr>
        <w:pStyle w:val="ColorfulList-Accent11"/>
        <w:ind w:left="0"/>
        <w:jc w:val="both"/>
        <w:rPr>
          <w:rFonts w:ascii="Times New Roman" w:hAnsi="Times New Roman"/>
        </w:rPr>
      </w:pPr>
    </w:p>
    <w:p w:rsidR="00CE50E8" w:rsidP="00E64577" w:rsidRDefault="00D45F20" w14:paraId="154300CF" w14:textId="5451FFA5">
      <w:pPr>
        <w:pStyle w:val="ColorfulList-Accent11"/>
        <w:numPr>
          <w:ilvl w:val="0"/>
          <w:numId w:val="16"/>
        </w:numPr>
        <w:jc w:val="both"/>
        <w:rPr>
          <w:rFonts w:ascii="Times New Roman" w:hAnsi="Times New Roman"/>
        </w:rPr>
      </w:pPr>
      <w:r w:rsidRPr="00D45F20">
        <w:rPr>
          <w:rFonts w:ascii="Times New Roman" w:hAnsi="Times New Roman"/>
        </w:rPr>
        <w:t xml:space="preserve">Participate in curriculum review and development. </w:t>
      </w:r>
    </w:p>
    <w:p w:rsidRPr="00BE2FE0" w:rsidR="00D407B3" w:rsidP="00BE2FE0" w:rsidRDefault="001F43E6" w14:paraId="53BBDB64" w14:textId="69C9105A">
      <w:pPr>
        <w:pStyle w:val="ColorfulList-Accent11"/>
        <w:numPr>
          <w:ilvl w:val="1"/>
          <w:numId w:val="16"/>
        </w:numPr>
        <w:jc w:val="both"/>
        <w:rPr>
          <w:rFonts w:ascii="Times New Roman" w:hAnsi="Times New Roman"/>
        </w:rPr>
      </w:pPr>
      <w:r>
        <w:rPr>
          <w:rFonts w:ascii="Times New Roman" w:hAnsi="Times New Roman"/>
        </w:rPr>
        <w:t>C</w:t>
      </w:r>
      <w:r w:rsidRPr="00D45F20" w:rsidR="00D45F20">
        <w:rPr>
          <w:rFonts w:ascii="Times New Roman" w:hAnsi="Times New Roman"/>
        </w:rPr>
        <w:t>urriculum development for health informatics graduate certificate. This certificate program will explore the convergence of technology and healthcare, empowering students to effectively bridge the gap between these two fields. The Graduate Certificate in Health Informatics will provide students with a multidimensional perspective on the application of technology within the healthcare sector. By delving into this intersection, students will gain valuable insights that enable them to integrate information technology into healthcare practices effectively. This holistic understanding will prepare them to address the unique challenges and opportunities presented by the evolving landscape of health information technology.</w:t>
      </w:r>
      <w:r w:rsidR="00BE2FE0">
        <w:rPr>
          <w:rFonts w:ascii="Times New Roman" w:hAnsi="Times New Roman"/>
        </w:rPr>
        <w:t xml:space="preserve"> </w:t>
      </w:r>
      <w:r w:rsidRPr="00BE2FE0" w:rsidR="00346854">
        <w:rPr>
          <w:rFonts w:ascii="Times New Roman" w:hAnsi="Times New Roman"/>
        </w:rPr>
        <w:t xml:space="preserve">To </w:t>
      </w:r>
      <w:r w:rsidRPr="00BE2FE0" w:rsidR="002C15C7">
        <w:rPr>
          <w:rFonts w:ascii="Times New Roman" w:hAnsi="Times New Roman"/>
        </w:rPr>
        <w:t xml:space="preserve">build </w:t>
      </w:r>
      <w:r w:rsidRPr="00BE2FE0" w:rsidR="00346854">
        <w:rPr>
          <w:rFonts w:ascii="Times New Roman" w:hAnsi="Times New Roman"/>
        </w:rPr>
        <w:t>capacity</w:t>
      </w:r>
      <w:r w:rsidRPr="00BE2FE0" w:rsidR="002C15C7">
        <w:rPr>
          <w:rFonts w:ascii="Times New Roman" w:hAnsi="Times New Roman"/>
        </w:rPr>
        <w:t xml:space="preserve"> and</w:t>
      </w:r>
      <w:r w:rsidRPr="00BE2FE0" w:rsidR="00346854">
        <w:rPr>
          <w:rFonts w:ascii="Times New Roman" w:hAnsi="Times New Roman"/>
        </w:rPr>
        <w:t xml:space="preserve"> </w:t>
      </w:r>
      <w:r w:rsidRPr="00BE2FE0" w:rsidR="002C15C7">
        <w:rPr>
          <w:rFonts w:ascii="Times New Roman" w:hAnsi="Times New Roman"/>
        </w:rPr>
        <w:t xml:space="preserve">develop competencies </w:t>
      </w:r>
      <w:r w:rsidRPr="00BE2FE0" w:rsidR="00346854">
        <w:rPr>
          <w:rFonts w:ascii="Times New Roman" w:hAnsi="Times New Roman"/>
        </w:rPr>
        <w:t xml:space="preserve">for </w:t>
      </w:r>
      <w:r w:rsidRPr="00BE2FE0" w:rsidR="008812A6">
        <w:rPr>
          <w:rFonts w:ascii="Times New Roman" w:hAnsi="Times New Roman"/>
        </w:rPr>
        <w:t>the HI</w:t>
      </w:r>
      <w:r w:rsidRPr="00BE2FE0" w:rsidR="00346854">
        <w:rPr>
          <w:rFonts w:ascii="Times New Roman" w:hAnsi="Times New Roman"/>
        </w:rPr>
        <w:t xml:space="preserve"> certificate</w:t>
      </w:r>
      <w:r w:rsidRPr="00BE2FE0" w:rsidR="008812A6">
        <w:rPr>
          <w:rFonts w:ascii="Times New Roman" w:hAnsi="Times New Roman"/>
        </w:rPr>
        <w:t xml:space="preserve"> and cluster</w:t>
      </w:r>
      <w:r w:rsidRPr="00BE2FE0" w:rsidR="00346854">
        <w:rPr>
          <w:rFonts w:ascii="Times New Roman" w:hAnsi="Times New Roman"/>
        </w:rPr>
        <w:t xml:space="preserve">, </w:t>
      </w:r>
      <w:r w:rsidRPr="00BE2FE0" w:rsidR="002E6192">
        <w:rPr>
          <w:rFonts w:ascii="Times New Roman" w:hAnsi="Times New Roman"/>
        </w:rPr>
        <w:t xml:space="preserve">I participated in the following </w:t>
      </w:r>
      <w:r w:rsidRPr="00BE2FE0" w:rsidR="00F21F39">
        <w:rPr>
          <w:rFonts w:ascii="Times New Roman" w:hAnsi="Times New Roman"/>
        </w:rPr>
        <w:t>trainings:</w:t>
      </w:r>
    </w:p>
    <w:p w:rsidRPr="00760A65" w:rsidR="00760A65" w:rsidP="00EC4A1B" w:rsidRDefault="00CD1CAF" w14:paraId="677786DB" w14:textId="6A14B74A">
      <w:pPr>
        <w:numPr>
          <w:ilvl w:val="2"/>
          <w:numId w:val="16"/>
        </w:numPr>
        <w:jc w:val="both"/>
        <w:rPr>
          <w:rFonts w:ascii="Times New Roman" w:hAnsi="Times New Roman"/>
          <w:bCs/>
          <w:lang w:eastAsia="en-GB"/>
        </w:rPr>
      </w:pPr>
      <w:r>
        <w:rPr>
          <w:rFonts w:ascii="Times New Roman" w:hAnsi="Times New Roman"/>
          <w:bCs/>
          <w:lang w:eastAsia="en-GB"/>
        </w:rPr>
        <w:t>The National Heart, Lung</w:t>
      </w:r>
      <w:r w:rsidR="00F66BAD">
        <w:rPr>
          <w:rFonts w:ascii="Times New Roman" w:hAnsi="Times New Roman"/>
          <w:bCs/>
          <w:lang w:eastAsia="en-GB"/>
        </w:rPr>
        <w:t xml:space="preserve">, and Blood Institute (NHLBI) of the </w:t>
      </w:r>
      <w:r w:rsidR="008F47AD">
        <w:rPr>
          <w:rFonts w:ascii="Times New Roman" w:hAnsi="Times New Roman"/>
          <w:bCs/>
          <w:lang w:eastAsia="en-GB"/>
        </w:rPr>
        <w:t>National Institutes of Health (</w:t>
      </w:r>
      <w:r w:rsidR="00F21F39">
        <w:rPr>
          <w:rFonts w:ascii="Times New Roman" w:hAnsi="Times New Roman"/>
          <w:bCs/>
          <w:lang w:eastAsia="en-GB"/>
        </w:rPr>
        <w:t>NIH</w:t>
      </w:r>
      <w:r w:rsidR="008F47AD">
        <w:rPr>
          <w:rFonts w:ascii="Times New Roman" w:hAnsi="Times New Roman"/>
          <w:bCs/>
          <w:lang w:eastAsia="en-GB"/>
        </w:rPr>
        <w:t>)</w:t>
      </w:r>
      <w:r w:rsidR="00F21F39">
        <w:rPr>
          <w:rFonts w:ascii="Times New Roman" w:hAnsi="Times New Roman"/>
          <w:bCs/>
          <w:lang w:eastAsia="en-GB"/>
        </w:rPr>
        <w:t xml:space="preserve"> </w:t>
      </w:r>
      <w:r w:rsidRPr="3ECA5164" w:rsidR="5C84C1B3">
        <w:rPr>
          <w:rFonts w:ascii="Times New Roman" w:hAnsi="Times New Roman"/>
          <w:lang w:eastAsia="en-GB"/>
        </w:rPr>
        <w:t>virtual workshop</w:t>
      </w:r>
      <w:r w:rsidR="00F21F39">
        <w:rPr>
          <w:rFonts w:ascii="Times New Roman" w:hAnsi="Times New Roman"/>
          <w:bCs/>
          <w:lang w:eastAsia="en-GB"/>
        </w:rPr>
        <w:t xml:space="preserve"> on Big Data Integration: Unlocking the Potential for Enhanced Epidemiological Research, September 27-28, 2023 (Virtual Participant)</w:t>
      </w:r>
      <w:r w:rsidR="00EF12AA">
        <w:rPr>
          <w:rFonts w:ascii="Times New Roman" w:hAnsi="Times New Roman"/>
          <w:bCs/>
          <w:lang w:eastAsia="en-GB"/>
        </w:rPr>
        <w:t xml:space="preserve">. </w:t>
      </w:r>
      <w:r w:rsidRPr="00760A65" w:rsidR="00760A65">
        <w:rPr>
          <w:rFonts w:ascii="Times New Roman" w:hAnsi="Times New Roman"/>
          <w:bCs/>
          <w:lang w:eastAsia="en-GB"/>
        </w:rPr>
        <w:t xml:space="preserve">The virtual workshop </w:t>
      </w:r>
      <w:r w:rsidR="00760A65">
        <w:rPr>
          <w:rFonts w:ascii="Times New Roman" w:hAnsi="Times New Roman"/>
          <w:bCs/>
          <w:lang w:eastAsia="en-GB"/>
        </w:rPr>
        <w:t>addressed</w:t>
      </w:r>
      <w:r w:rsidRPr="00760A65" w:rsidR="00760A65">
        <w:rPr>
          <w:rFonts w:ascii="Times New Roman" w:hAnsi="Times New Roman"/>
          <w:bCs/>
          <w:lang w:eastAsia="en-GB"/>
        </w:rPr>
        <w:t xml:space="preserve"> the challenges and opportunities associated with integrating different data sources, and data types, and leveraging established data tools/techniques for population-based research. </w:t>
      </w:r>
    </w:p>
    <w:p w:rsidRPr="00C13A29" w:rsidR="00CE4E1B" w:rsidP="22731C35" w:rsidRDefault="00C72650" w14:paraId="57788848" w14:textId="57CFAC5A">
      <w:pPr>
        <w:pStyle w:val="ColorfulList-Accent11"/>
        <w:numPr>
          <w:ilvl w:val="0"/>
          <w:numId w:val="16"/>
        </w:numPr>
        <w:jc w:val="both"/>
        <w:rPr>
          <w:rFonts w:ascii="Times New Roman" w:hAnsi="Times New Roman"/>
        </w:rPr>
      </w:pPr>
      <w:r w:rsidRPr="00C13A29">
        <w:rPr>
          <w:rFonts w:ascii="Times New Roman" w:hAnsi="Times New Roman"/>
        </w:rPr>
        <w:t>Collaboration in the scholarly growth of students, peers</w:t>
      </w:r>
      <w:r w:rsidRPr="3C53863A" w:rsidR="4F6919EB">
        <w:rPr>
          <w:rFonts w:ascii="Times New Roman" w:hAnsi="Times New Roman"/>
        </w:rPr>
        <w:t>,</w:t>
      </w:r>
      <w:r w:rsidRPr="00C13A29">
        <w:rPr>
          <w:rFonts w:ascii="Times New Roman" w:hAnsi="Times New Roman"/>
        </w:rPr>
        <w:t xml:space="preserve"> and other scholars</w:t>
      </w:r>
    </w:p>
    <w:p w:rsidRPr="00C13A29" w:rsidR="59692EED" w:rsidP="00CE4E1B" w:rsidRDefault="59692EED" w14:paraId="37E7499E" w14:textId="2EC505B4">
      <w:pPr>
        <w:pStyle w:val="ColorfulList-Accent11"/>
        <w:numPr>
          <w:ilvl w:val="1"/>
          <w:numId w:val="16"/>
        </w:numPr>
        <w:jc w:val="both"/>
        <w:rPr>
          <w:rFonts w:ascii="Times New Roman" w:hAnsi="Times New Roman"/>
        </w:rPr>
      </w:pPr>
      <w:r w:rsidRPr="00C13A29">
        <w:rPr>
          <w:rFonts w:ascii="Times New Roman" w:hAnsi="Times New Roman"/>
        </w:rPr>
        <w:t>Active Member, Persuasive Computing Lab, Dalhousie University, NS, Canada</w:t>
      </w:r>
    </w:p>
    <w:p w:rsidRPr="00C13A29" w:rsidR="00CE4E1B" w:rsidP="00CE4E1B" w:rsidRDefault="00575C97" w14:paraId="1739C4FC" w14:textId="0917726F">
      <w:pPr>
        <w:pStyle w:val="ColorfulList-Accent11"/>
        <w:numPr>
          <w:ilvl w:val="1"/>
          <w:numId w:val="16"/>
        </w:numPr>
        <w:jc w:val="both"/>
        <w:rPr>
          <w:rFonts w:ascii="Times New Roman" w:hAnsi="Times New Roman"/>
        </w:rPr>
      </w:pPr>
      <w:r w:rsidRPr="00C13A29">
        <w:rPr>
          <w:rFonts w:ascii="Times New Roman" w:hAnsi="Times New Roman" w:eastAsia="Helvetica"/>
          <w:color w:val="333333"/>
        </w:rPr>
        <w:t xml:space="preserve">Collaborating with faculty </w:t>
      </w:r>
      <w:r w:rsidRPr="00C13A29" w:rsidR="00BF0EF0">
        <w:rPr>
          <w:rFonts w:ascii="Times New Roman" w:hAnsi="Times New Roman" w:eastAsia="Helvetica"/>
          <w:color w:val="333333"/>
        </w:rPr>
        <w:t xml:space="preserve">within and across departments for </w:t>
      </w:r>
      <w:r w:rsidRPr="00C13A29" w:rsidR="00775DCD">
        <w:rPr>
          <w:rFonts w:ascii="Times New Roman" w:hAnsi="Times New Roman" w:eastAsia="Helvetica"/>
          <w:color w:val="333333"/>
        </w:rPr>
        <w:t>research projects</w:t>
      </w:r>
      <w:r w:rsidRPr="00C13A29">
        <w:rPr>
          <w:rFonts w:ascii="Times New Roman" w:hAnsi="Times New Roman"/>
        </w:rPr>
        <w:t xml:space="preserve"> </w:t>
      </w:r>
      <w:r w:rsidRPr="00C13A29" w:rsidR="00775DCD">
        <w:rPr>
          <w:rFonts w:ascii="Times New Roman" w:hAnsi="Times New Roman"/>
        </w:rPr>
        <w:t>(</w:t>
      </w:r>
      <w:r w:rsidRPr="00C13A29" w:rsidR="00F05F42">
        <w:rPr>
          <w:rFonts w:ascii="Times New Roman" w:hAnsi="Times New Roman"/>
        </w:rPr>
        <w:t>Peer collaboration</w:t>
      </w:r>
      <w:r w:rsidRPr="00C13A29" w:rsidR="00775DCD">
        <w:rPr>
          <w:rFonts w:ascii="Times New Roman" w:hAnsi="Times New Roman"/>
        </w:rPr>
        <w:t>)</w:t>
      </w:r>
      <w:r w:rsidRPr="00C13A29" w:rsidR="00B65BEB">
        <w:rPr>
          <w:rFonts w:ascii="Times New Roman" w:hAnsi="Times New Roman"/>
        </w:rPr>
        <w:t xml:space="preserve"> </w:t>
      </w:r>
    </w:p>
    <w:p w:rsidRPr="001A0BDA" w:rsidR="002E3B2A" w:rsidP="3A676C09" w:rsidRDefault="002E3B2A" w14:paraId="033917C7" w14:textId="71D1E608">
      <w:pPr>
        <w:pStyle w:val="ColorfulList-Accent11"/>
        <w:numPr>
          <w:ilvl w:val="0"/>
          <w:numId w:val="16"/>
        </w:numPr>
        <w:jc w:val="both"/>
        <w:rPr>
          <w:rFonts w:ascii="Times New Roman" w:hAnsi="Times New Roman" w:eastAsia="Times New Roman"/>
        </w:rPr>
      </w:pPr>
      <w:r w:rsidRPr="22731C35">
        <w:rPr>
          <w:rFonts w:ascii="Times New Roman" w:hAnsi="Times New Roman" w:eastAsia="Times New Roman"/>
        </w:rPr>
        <w:t xml:space="preserve">Publish in one </w:t>
      </w:r>
      <w:r w:rsidRPr="34DA2C3C" w:rsidR="07EEFEF4">
        <w:rPr>
          <w:rFonts w:ascii="Times New Roman" w:hAnsi="Times New Roman" w:eastAsia="Times New Roman"/>
        </w:rPr>
        <w:t xml:space="preserve">conference proceedings and/or </w:t>
      </w:r>
      <w:r w:rsidRPr="22731C35">
        <w:rPr>
          <w:rFonts w:ascii="Times New Roman" w:hAnsi="Times New Roman" w:eastAsia="Times New Roman"/>
        </w:rPr>
        <w:t>journal</w:t>
      </w:r>
      <w:r w:rsidRPr="22731C35" w:rsidR="007319D4">
        <w:rPr>
          <w:rFonts w:ascii="Times New Roman" w:hAnsi="Times New Roman" w:eastAsia="Times New Roman"/>
        </w:rPr>
        <w:t xml:space="preserve"> </w:t>
      </w:r>
      <w:r w:rsidRPr="22731C35" w:rsidR="00CA3C0A">
        <w:rPr>
          <w:rFonts w:ascii="Times New Roman" w:hAnsi="Times New Roman" w:eastAsia="Times New Roman"/>
        </w:rPr>
        <w:t>outlet</w:t>
      </w:r>
    </w:p>
    <w:p w:rsidR="001A0BDA" w:rsidP="00351424" w:rsidRDefault="001A0BDA" w14:paraId="0C56B99F" w14:textId="10B762A9">
      <w:pPr>
        <w:pStyle w:val="Paper-Title"/>
        <w:numPr>
          <w:ilvl w:val="1"/>
          <w:numId w:val="16"/>
        </w:numPr>
        <w:spacing w:after="60"/>
        <w:jc w:val="both"/>
        <w:rPr>
          <w:rFonts w:ascii="Times New Roman" w:hAnsi="Times New Roman"/>
          <w:b w:val="0"/>
          <w:i/>
          <w:iCs/>
          <w:sz w:val="24"/>
          <w:szCs w:val="24"/>
        </w:rPr>
      </w:pPr>
      <w:r w:rsidRPr="3A676C09">
        <w:rPr>
          <w:rFonts w:ascii="Times New Roman" w:hAnsi="Times New Roman"/>
          <w:sz w:val="24"/>
          <w:szCs w:val="24"/>
        </w:rPr>
        <w:t xml:space="preserve">Okuboyejo, S., </w:t>
      </w:r>
      <w:proofErr w:type="spellStart"/>
      <w:r w:rsidRPr="3A676C09">
        <w:rPr>
          <w:rFonts w:ascii="Times New Roman" w:hAnsi="Times New Roman"/>
          <w:b w:val="0"/>
          <w:sz w:val="24"/>
          <w:szCs w:val="24"/>
        </w:rPr>
        <w:t>Somoye</w:t>
      </w:r>
      <w:proofErr w:type="spellEnd"/>
      <w:r w:rsidRPr="3A676C09">
        <w:rPr>
          <w:rFonts w:ascii="Times New Roman" w:hAnsi="Times New Roman"/>
          <w:b w:val="0"/>
          <w:sz w:val="24"/>
          <w:szCs w:val="24"/>
        </w:rPr>
        <w:t xml:space="preserve"> Mayowa</w:t>
      </w:r>
      <w:r w:rsidR="008C0A63">
        <w:rPr>
          <w:rFonts w:ascii="Times New Roman" w:hAnsi="Times New Roman"/>
          <w:b w:val="0"/>
          <w:sz w:val="24"/>
          <w:szCs w:val="24"/>
        </w:rPr>
        <w:t xml:space="preserve"> </w:t>
      </w:r>
      <w:r w:rsidRPr="3A676C09">
        <w:rPr>
          <w:rFonts w:ascii="Times New Roman" w:hAnsi="Times New Roman"/>
          <w:b w:val="0"/>
          <w:sz w:val="24"/>
          <w:szCs w:val="24"/>
        </w:rPr>
        <w:t xml:space="preserve">(2023). Artificial Intelligence in Cyber Security: A </w:t>
      </w:r>
      <w:proofErr w:type="spellStart"/>
      <w:r w:rsidRPr="3A676C09">
        <w:rPr>
          <w:rFonts w:ascii="Times New Roman" w:hAnsi="Times New Roman"/>
          <w:b w:val="0"/>
          <w:sz w:val="24"/>
          <w:szCs w:val="24"/>
        </w:rPr>
        <w:t>Scientometric</w:t>
      </w:r>
      <w:proofErr w:type="spellEnd"/>
      <w:r w:rsidRPr="3A676C09">
        <w:rPr>
          <w:rFonts w:ascii="Times New Roman" w:hAnsi="Times New Roman"/>
          <w:b w:val="0"/>
          <w:sz w:val="24"/>
          <w:szCs w:val="24"/>
        </w:rPr>
        <w:t xml:space="preserve"> and Content Analysis. </w:t>
      </w:r>
    </w:p>
    <w:p w:rsidRPr="007F1882" w:rsidR="007F1882" w:rsidP="00373743" w:rsidRDefault="00373743" w14:paraId="146C0DDB" w14:textId="36B9635C">
      <w:pPr>
        <w:pStyle w:val="Paper-Title"/>
        <w:numPr>
          <w:ilvl w:val="1"/>
          <w:numId w:val="16"/>
        </w:numPr>
        <w:spacing w:after="60"/>
        <w:jc w:val="both"/>
        <w:rPr>
          <w:rFonts w:ascii="Times New Roman" w:hAnsi="Times New Roman"/>
          <w:b w:val="0"/>
          <w:bCs/>
          <w:i/>
          <w:iCs/>
          <w:sz w:val="24"/>
          <w:szCs w:val="24"/>
        </w:rPr>
      </w:pPr>
      <w:r>
        <w:rPr>
          <w:rFonts w:ascii="Times New Roman" w:hAnsi="Times New Roman"/>
          <w:sz w:val="24"/>
          <w:szCs w:val="24"/>
        </w:rPr>
        <w:t xml:space="preserve">Okuboyejo S.R (2023). </w:t>
      </w:r>
      <w:r w:rsidRPr="3A676C09">
        <w:rPr>
          <w:rFonts w:ascii="Times New Roman" w:hAnsi="Times New Roman"/>
          <w:b w:val="0"/>
          <w:color w:val="222222"/>
          <w:sz w:val="24"/>
          <w:szCs w:val="24"/>
          <w:shd w:val="clear" w:color="auto" w:fill="FFFFFF"/>
        </w:rPr>
        <w:t>A Review of Knowledge-Based Interventions for Mental Health Self-Management</w:t>
      </w:r>
    </w:p>
    <w:p w:rsidRPr="005555E7" w:rsidR="009827BB" w:rsidP="00D048A0" w:rsidRDefault="15943356" w14:paraId="34C89877" w14:textId="6D76C0D2">
      <w:pPr>
        <w:pStyle w:val="Paper-Title"/>
        <w:numPr>
          <w:ilvl w:val="1"/>
          <w:numId w:val="16"/>
        </w:numPr>
        <w:spacing w:after="60"/>
        <w:jc w:val="both"/>
        <w:rPr>
          <w:rFonts w:ascii="Times New Roman" w:hAnsi="Times New Roman"/>
          <w:b w:val="0"/>
          <w:i/>
          <w:iCs/>
          <w:sz w:val="24"/>
          <w:szCs w:val="24"/>
        </w:rPr>
      </w:pPr>
      <w:r w:rsidRPr="00F85748">
        <w:rPr>
          <w:rFonts w:ascii="Times New Roman" w:hAnsi="Times New Roman"/>
          <w:bCs/>
          <w:sz w:val="24"/>
          <w:szCs w:val="24"/>
        </w:rPr>
        <w:lastRenderedPageBreak/>
        <w:t>Senanu Okuboyejo</w:t>
      </w:r>
      <w:r w:rsidRPr="1EA29C32">
        <w:rPr>
          <w:rFonts w:ascii="Times New Roman" w:hAnsi="Times New Roman"/>
          <w:b w:val="0"/>
          <w:sz w:val="24"/>
          <w:szCs w:val="24"/>
        </w:rPr>
        <w:t xml:space="preserve">, Jawad </w:t>
      </w:r>
      <w:proofErr w:type="spellStart"/>
      <w:r w:rsidRPr="1EA29C32">
        <w:rPr>
          <w:rFonts w:ascii="Times New Roman" w:hAnsi="Times New Roman"/>
          <w:b w:val="0"/>
          <w:sz w:val="24"/>
          <w:szCs w:val="24"/>
        </w:rPr>
        <w:t>Haqbeen</w:t>
      </w:r>
      <w:proofErr w:type="spellEnd"/>
      <w:r w:rsidRPr="1EA29C32">
        <w:rPr>
          <w:rFonts w:ascii="Times New Roman" w:hAnsi="Times New Roman"/>
          <w:b w:val="0"/>
          <w:sz w:val="24"/>
          <w:szCs w:val="24"/>
        </w:rPr>
        <w:t xml:space="preserve"> and Takayuki Ito (2023). Evaluating the performance of Machine Learning Classifiers on Predicting Hypothyroidism for Public Healthcare Good, </w:t>
      </w:r>
      <w:r w:rsidRPr="1EA29C32" w:rsidR="00533987">
        <w:rPr>
          <w:rFonts w:ascii="Times New Roman" w:hAnsi="Times New Roman"/>
          <w:b w:val="0"/>
          <w:sz w:val="24"/>
          <w:szCs w:val="24"/>
        </w:rPr>
        <w:t>KICSS 2023</w:t>
      </w:r>
      <w:r w:rsidRPr="1EA29C32" w:rsidR="00336F21">
        <w:rPr>
          <w:rFonts w:ascii="Times New Roman" w:hAnsi="Times New Roman"/>
          <w:b w:val="0"/>
          <w:sz w:val="24"/>
          <w:szCs w:val="24"/>
        </w:rPr>
        <w:t xml:space="preserve"> IIAI Letters on Informatics and Interdisciplinary Research.</w:t>
      </w:r>
      <w:r w:rsidR="00B349FD">
        <w:rPr>
          <w:rFonts w:ascii="Times New Roman" w:hAnsi="Times New Roman"/>
          <w:b w:val="0"/>
          <w:sz w:val="24"/>
          <w:szCs w:val="24"/>
        </w:rPr>
        <w:t xml:space="preserve"> </w:t>
      </w:r>
      <w:hyperlink w:history="1" r:id="rId12">
        <w:r w:rsidRPr="00E96AC1" w:rsidR="00B349FD">
          <w:rPr>
            <w:rStyle w:val="Hyperlink"/>
            <w:rFonts w:ascii="Times New Roman" w:hAnsi="Times New Roman"/>
            <w:b w:val="0"/>
            <w:sz w:val="24"/>
            <w:szCs w:val="24"/>
          </w:rPr>
          <w:t>https://iaiai.org/letters/index.php/liir/article/view/166/134</w:t>
        </w:r>
      </w:hyperlink>
      <w:r w:rsidR="00B349FD">
        <w:rPr>
          <w:rFonts w:ascii="Times New Roman" w:hAnsi="Times New Roman"/>
          <w:b w:val="0"/>
          <w:sz w:val="24"/>
          <w:szCs w:val="24"/>
        </w:rPr>
        <w:t xml:space="preserve"> </w:t>
      </w:r>
    </w:p>
    <w:p w:rsidRPr="00845737" w:rsidR="005555E7" w:rsidP="00D048A0" w:rsidRDefault="005A1C00" w14:paraId="0AA700E1" w14:textId="332288D7">
      <w:pPr>
        <w:pStyle w:val="Paper-Title"/>
        <w:numPr>
          <w:ilvl w:val="1"/>
          <w:numId w:val="16"/>
        </w:numPr>
        <w:spacing w:after="60"/>
        <w:jc w:val="both"/>
        <w:rPr>
          <w:rFonts w:ascii="Times New Roman" w:hAnsi="Times New Roman"/>
          <w:b w:val="0"/>
          <w:i/>
          <w:iCs/>
          <w:sz w:val="24"/>
          <w:szCs w:val="24"/>
        </w:rPr>
      </w:pPr>
      <w:r>
        <w:rPr>
          <w:rFonts w:ascii="Times New Roman" w:hAnsi="Times New Roman"/>
          <w:bCs/>
          <w:sz w:val="24"/>
          <w:szCs w:val="24"/>
        </w:rPr>
        <w:t>Senanu Okuboyejo</w:t>
      </w:r>
      <w:r w:rsidR="00DE3480">
        <w:rPr>
          <w:rFonts w:ascii="Times New Roman" w:hAnsi="Times New Roman"/>
          <w:bCs/>
          <w:sz w:val="24"/>
          <w:szCs w:val="24"/>
        </w:rPr>
        <w:t xml:space="preserve">, </w:t>
      </w:r>
      <w:r w:rsidRPr="00DE3480" w:rsidR="00DE3480">
        <w:rPr>
          <w:rFonts w:ascii="Times New Roman" w:hAnsi="Times New Roman"/>
          <w:b w:val="0"/>
          <w:sz w:val="24"/>
          <w:szCs w:val="24"/>
        </w:rPr>
        <w:t xml:space="preserve">Mousumi Munmun &amp; Steven Walczak (2024). </w:t>
      </w:r>
      <w:r w:rsidRPr="00DE3480" w:rsidR="006C2600">
        <w:rPr>
          <w:rFonts w:ascii="Times New Roman" w:hAnsi="Times New Roman"/>
          <w:b w:val="0"/>
          <w:sz w:val="24"/>
          <w:szCs w:val="24"/>
        </w:rPr>
        <w:t>Exploring Controllable D</w:t>
      </w:r>
      <w:r w:rsidR="0064486F">
        <w:rPr>
          <w:rFonts w:ascii="Times New Roman" w:hAnsi="Times New Roman"/>
          <w:b w:val="0"/>
          <w:sz w:val="24"/>
          <w:szCs w:val="24"/>
        </w:rPr>
        <w:t>i</w:t>
      </w:r>
      <w:r w:rsidRPr="00DE3480" w:rsidR="006C2600">
        <w:rPr>
          <w:rFonts w:ascii="Times New Roman" w:hAnsi="Times New Roman"/>
          <w:b w:val="0"/>
          <w:sz w:val="24"/>
          <w:szCs w:val="24"/>
        </w:rPr>
        <w:t xml:space="preserve">mensions of Depression App Usage Using a </w:t>
      </w:r>
      <w:r w:rsidRPr="00DE3480" w:rsidR="00181F82">
        <w:rPr>
          <w:rFonts w:ascii="Times New Roman" w:hAnsi="Times New Roman"/>
          <w:b w:val="0"/>
          <w:sz w:val="24"/>
          <w:szCs w:val="24"/>
        </w:rPr>
        <w:t>Topic Modelling Approach</w:t>
      </w:r>
      <w:r w:rsidRPr="00DE3480">
        <w:rPr>
          <w:rFonts w:ascii="Times New Roman" w:hAnsi="Times New Roman"/>
          <w:b w:val="0"/>
          <w:sz w:val="24"/>
          <w:szCs w:val="24"/>
        </w:rPr>
        <w:t xml:space="preserve"> (manuscript under development</w:t>
      </w:r>
      <w:r w:rsidR="0064486F">
        <w:rPr>
          <w:rFonts w:ascii="Times New Roman" w:hAnsi="Times New Roman"/>
          <w:b w:val="0"/>
          <w:sz w:val="24"/>
          <w:szCs w:val="24"/>
        </w:rPr>
        <w:t xml:space="preserve">) </w:t>
      </w:r>
      <w:r w:rsidRPr="00EA6F84" w:rsidR="0064486F">
        <w:rPr>
          <w:rFonts w:ascii="Times New Roman" w:hAnsi="Times New Roman"/>
          <w:b w:val="0"/>
          <w:i/>
          <w:iCs/>
          <w:sz w:val="24"/>
          <w:szCs w:val="24"/>
        </w:rPr>
        <w:t>for submission to MWAIS 2024</w:t>
      </w:r>
    </w:p>
    <w:p w:rsidRPr="00D51209" w:rsidR="00845737" w:rsidP="00D048A0" w:rsidRDefault="00280C3E" w14:paraId="245FF5A3" w14:textId="617517DB">
      <w:pPr>
        <w:pStyle w:val="Paper-Title"/>
        <w:numPr>
          <w:ilvl w:val="1"/>
          <w:numId w:val="16"/>
        </w:numPr>
        <w:spacing w:after="60"/>
        <w:jc w:val="both"/>
        <w:rPr>
          <w:rFonts w:ascii="Times New Roman" w:hAnsi="Times New Roman"/>
          <w:b w:val="0"/>
          <w:i/>
          <w:iCs/>
          <w:sz w:val="24"/>
          <w:szCs w:val="24"/>
        </w:rPr>
      </w:pPr>
      <w:r>
        <w:rPr>
          <w:rFonts w:ascii="Times New Roman" w:hAnsi="Times New Roman"/>
          <w:bCs/>
          <w:sz w:val="24"/>
          <w:szCs w:val="24"/>
        </w:rPr>
        <w:t xml:space="preserve">Senanu Okuboyejo </w:t>
      </w:r>
      <w:r w:rsidRPr="008E05EF">
        <w:rPr>
          <w:rFonts w:ascii="Times New Roman" w:hAnsi="Times New Roman"/>
          <w:b w:val="0"/>
          <w:sz w:val="24"/>
          <w:szCs w:val="24"/>
        </w:rPr>
        <w:t>&amp; Miriam A. Nkemnji-</w:t>
      </w:r>
      <w:r w:rsidRPr="008E05EF" w:rsidR="008E05EF">
        <w:rPr>
          <w:rFonts w:ascii="Times New Roman" w:hAnsi="Times New Roman"/>
          <w:b w:val="0"/>
          <w:sz w:val="24"/>
          <w:szCs w:val="24"/>
        </w:rPr>
        <w:t xml:space="preserve">Enohnyaket (2024). </w:t>
      </w:r>
      <w:r w:rsidRPr="008E05EF" w:rsidR="009C3F94">
        <w:rPr>
          <w:rFonts w:ascii="Times New Roman" w:hAnsi="Times New Roman"/>
          <w:b w:val="0"/>
          <w:sz w:val="24"/>
          <w:szCs w:val="24"/>
        </w:rPr>
        <w:t>Influential Determinants of Adult Wellbeing: Exploring the Impact of Lifestyle Choices on Body-Weight Variations within the Canadian Population</w:t>
      </w:r>
      <w:r w:rsidR="00F92F81">
        <w:rPr>
          <w:rFonts w:ascii="Times New Roman" w:hAnsi="Times New Roman"/>
          <w:b w:val="0"/>
          <w:sz w:val="24"/>
          <w:szCs w:val="24"/>
        </w:rPr>
        <w:t xml:space="preserve"> (submitted to the Indian Journal of Science and Technology</w:t>
      </w:r>
      <w:r w:rsidR="00B63949">
        <w:rPr>
          <w:rFonts w:ascii="Times New Roman" w:hAnsi="Times New Roman"/>
          <w:b w:val="0"/>
          <w:sz w:val="24"/>
          <w:szCs w:val="24"/>
        </w:rPr>
        <w:t>)</w:t>
      </w:r>
    </w:p>
    <w:p w:rsidRPr="00331C46" w:rsidR="00D51209" w:rsidP="00D048A0" w:rsidRDefault="00352A18" w14:paraId="0F11C242" w14:textId="012F243C">
      <w:pPr>
        <w:pStyle w:val="Paper-Title"/>
        <w:numPr>
          <w:ilvl w:val="1"/>
          <w:numId w:val="16"/>
        </w:numPr>
        <w:spacing w:after="60"/>
        <w:jc w:val="both"/>
        <w:rPr>
          <w:rFonts w:ascii="Times New Roman" w:hAnsi="Times New Roman"/>
          <w:b w:val="0"/>
          <w:i/>
          <w:iCs/>
          <w:sz w:val="24"/>
          <w:szCs w:val="24"/>
        </w:rPr>
      </w:pPr>
      <w:r>
        <w:rPr>
          <w:rFonts w:ascii="Times New Roman" w:hAnsi="Times New Roman"/>
          <w:bCs/>
          <w:sz w:val="24"/>
          <w:szCs w:val="24"/>
        </w:rPr>
        <w:t xml:space="preserve">Senanu Okuboyejo &amp; </w:t>
      </w:r>
      <w:r w:rsidRPr="00E622D8">
        <w:rPr>
          <w:rFonts w:ascii="Times New Roman" w:hAnsi="Times New Roman"/>
          <w:b w:val="0"/>
          <w:sz w:val="24"/>
          <w:szCs w:val="24"/>
        </w:rPr>
        <w:t>Steven Walczak</w:t>
      </w:r>
      <w:r w:rsidRPr="00E622D8" w:rsidR="00E622D8">
        <w:rPr>
          <w:rFonts w:ascii="Times New Roman" w:hAnsi="Times New Roman"/>
          <w:b w:val="0"/>
          <w:sz w:val="24"/>
          <w:szCs w:val="24"/>
        </w:rPr>
        <w:t xml:space="preserve"> (2024)</w:t>
      </w:r>
      <w:r w:rsidR="00E622D8">
        <w:rPr>
          <w:rFonts w:ascii="Times New Roman" w:hAnsi="Times New Roman"/>
          <w:b w:val="0"/>
          <w:sz w:val="24"/>
          <w:szCs w:val="24"/>
        </w:rPr>
        <w:t xml:space="preserve">. </w:t>
      </w:r>
      <w:r w:rsidRPr="00497DE6" w:rsidR="00497DE6">
        <w:rPr>
          <w:rFonts w:ascii="Times New Roman" w:hAnsi="Times New Roman"/>
          <w:b w:val="0"/>
          <w:sz w:val="24"/>
          <w:szCs w:val="24"/>
        </w:rPr>
        <w:t>An Evaluation of Affective Processes of Users of Depression Management</w:t>
      </w:r>
      <w:r w:rsidR="00497DE6">
        <w:rPr>
          <w:rFonts w:ascii="Times New Roman" w:hAnsi="Times New Roman"/>
          <w:b w:val="0"/>
          <w:sz w:val="24"/>
          <w:szCs w:val="24"/>
        </w:rPr>
        <w:t xml:space="preserve"> </w:t>
      </w:r>
      <w:r w:rsidRPr="00497DE6" w:rsidR="00497DE6">
        <w:rPr>
          <w:rFonts w:ascii="Times New Roman" w:hAnsi="Times New Roman"/>
          <w:b w:val="0"/>
          <w:sz w:val="24"/>
          <w:szCs w:val="24"/>
        </w:rPr>
        <w:t>Apps</w:t>
      </w:r>
      <w:r w:rsidR="00497DE6">
        <w:rPr>
          <w:rFonts w:ascii="Times New Roman" w:hAnsi="Times New Roman"/>
          <w:b w:val="0"/>
          <w:sz w:val="24"/>
          <w:szCs w:val="24"/>
        </w:rPr>
        <w:t xml:space="preserve">, </w:t>
      </w:r>
      <w:r w:rsidRPr="00331C46" w:rsidR="00497DE6">
        <w:rPr>
          <w:rFonts w:ascii="Times New Roman" w:hAnsi="Times New Roman"/>
          <w:b w:val="0"/>
          <w:i/>
          <w:iCs/>
          <w:sz w:val="24"/>
          <w:szCs w:val="24"/>
        </w:rPr>
        <w:t>submitted to Academia</w:t>
      </w:r>
      <w:r w:rsidRPr="00331C46" w:rsidR="00331C46">
        <w:rPr>
          <w:rFonts w:ascii="Times New Roman" w:hAnsi="Times New Roman"/>
          <w:b w:val="0"/>
          <w:i/>
          <w:iCs/>
          <w:sz w:val="24"/>
          <w:szCs w:val="24"/>
        </w:rPr>
        <w:t xml:space="preserve"> Mental Health &amp; Well-Being</w:t>
      </w:r>
      <w:r w:rsidRPr="00331C46" w:rsidR="00E622D8">
        <w:rPr>
          <w:rFonts w:ascii="Times New Roman" w:hAnsi="Times New Roman"/>
          <w:b w:val="0"/>
          <w:i/>
          <w:iCs/>
          <w:sz w:val="24"/>
          <w:szCs w:val="24"/>
        </w:rPr>
        <w:t xml:space="preserve"> </w:t>
      </w:r>
    </w:p>
    <w:p w:rsidR="4AD47C55" w:rsidP="38D82718" w:rsidRDefault="4AD47C55" w14:paraId="303A4FD5" w14:textId="79F418FB">
      <w:pPr>
        <w:pStyle w:val="ColorfulList-Accent11"/>
        <w:numPr>
          <w:ilvl w:val="0"/>
          <w:numId w:val="16"/>
        </w:numPr>
        <w:jc w:val="both"/>
        <w:rPr>
          <w:rFonts w:ascii="Times New Roman" w:hAnsi="Times New Roman"/>
        </w:rPr>
      </w:pPr>
      <w:r w:rsidRPr="22731C35">
        <w:rPr>
          <w:rFonts w:ascii="Times New Roman" w:hAnsi="Times New Roman"/>
        </w:rPr>
        <w:t>Present at an academic conference</w:t>
      </w:r>
      <w:r w:rsidRPr="22731C35" w:rsidR="0015277F">
        <w:rPr>
          <w:rFonts w:ascii="Times New Roman" w:hAnsi="Times New Roman"/>
        </w:rPr>
        <w:t>.</w:t>
      </w:r>
    </w:p>
    <w:p w:rsidR="0A5BC58D" w:rsidP="1EA29C32" w:rsidRDefault="384CB554" w14:paraId="03AA71D6" w14:textId="1F9C4966">
      <w:pPr>
        <w:pStyle w:val="ListParagraph"/>
        <w:numPr>
          <w:ilvl w:val="1"/>
          <w:numId w:val="16"/>
        </w:numPr>
        <w:jc w:val="both"/>
        <w:rPr>
          <w:rFonts w:ascii="Times New Roman" w:hAnsi="Times New Roman" w:eastAsia="MS Mincho"/>
          <w:i/>
          <w:iCs/>
          <w:noProof/>
          <w:sz w:val="22"/>
          <w:szCs w:val="22"/>
        </w:rPr>
      </w:pPr>
      <w:r w:rsidRPr="1EA29C32">
        <w:rPr>
          <w:rFonts w:ascii="Times New Roman" w:hAnsi="Times New Roman" w:eastAsia="MS Mincho"/>
          <w:b/>
          <w:bCs/>
          <w:noProof/>
        </w:rPr>
        <w:t>Senanu Okuboyejo,</w:t>
      </w:r>
      <w:r w:rsidRPr="1EA29C32">
        <w:rPr>
          <w:rFonts w:ascii="Times New Roman" w:hAnsi="Times New Roman" w:eastAsia="MS Mincho"/>
          <w:noProof/>
        </w:rPr>
        <w:t xml:space="preserve"> Jawad Haqbeen and Takayuki Ito (2023). Evaluating the performance of Machine Learning Classifiers on Predicting Hypothyroidism for Public Healthcare Good, </w:t>
      </w:r>
      <w:r w:rsidRPr="1EA29C32">
        <w:rPr>
          <w:rFonts w:ascii="Times New Roman" w:hAnsi="Times New Roman" w:eastAsia="MS Mincho"/>
          <w:i/>
          <w:iCs/>
        </w:rPr>
        <w:t>The</w:t>
      </w:r>
      <w:r w:rsidRPr="1EA29C32">
        <w:rPr>
          <w:rFonts w:ascii="Times New Roman" w:hAnsi="Times New Roman" w:eastAsia="MS Mincho"/>
          <w:i/>
          <w:iCs/>
          <w:noProof/>
          <w:sz w:val="22"/>
          <w:szCs w:val="22"/>
        </w:rPr>
        <w:t xml:space="preserve"> 18th International Conference on Knowledge, Information and Creativity Support Systems (KICSS2023) September 20-22, 2023, Kitakyushu International Conference Center, Kitakyushu, Japan</w:t>
      </w:r>
      <w:r w:rsidRPr="1EA29C32" w:rsidR="642C66BD">
        <w:rPr>
          <w:rFonts w:ascii="Times New Roman" w:hAnsi="Times New Roman" w:eastAsia="MS Mincho"/>
          <w:i/>
          <w:iCs/>
          <w:noProof/>
          <w:sz w:val="22"/>
          <w:szCs w:val="22"/>
        </w:rPr>
        <w:t>.</w:t>
      </w:r>
    </w:p>
    <w:p w:rsidRPr="0084256F" w:rsidR="0084256F" w:rsidP="0084256F" w:rsidRDefault="0084256F" w14:paraId="02F8BE4C" w14:textId="4CDC5CB7">
      <w:pPr>
        <w:pStyle w:val="Paper-Title"/>
        <w:numPr>
          <w:ilvl w:val="1"/>
          <w:numId w:val="16"/>
        </w:numPr>
        <w:spacing w:after="60"/>
        <w:jc w:val="both"/>
        <w:rPr>
          <w:rFonts w:ascii="Times New Roman" w:hAnsi="Times New Roman"/>
          <w:b w:val="0"/>
          <w:i/>
          <w:iCs/>
          <w:sz w:val="24"/>
          <w:szCs w:val="24"/>
        </w:rPr>
      </w:pPr>
      <w:r>
        <w:rPr>
          <w:rFonts w:ascii="Times New Roman" w:hAnsi="Times New Roman"/>
          <w:bCs/>
          <w:sz w:val="24"/>
          <w:szCs w:val="24"/>
        </w:rPr>
        <w:t xml:space="preserve">Senanu Okuboyejo, </w:t>
      </w:r>
      <w:r w:rsidRPr="00DE3480">
        <w:rPr>
          <w:rFonts w:ascii="Times New Roman" w:hAnsi="Times New Roman"/>
          <w:b w:val="0"/>
          <w:sz w:val="24"/>
          <w:szCs w:val="24"/>
        </w:rPr>
        <w:t>Mousumi Munmun &amp; Steven Walczak (2024). Exploring Controllable D</w:t>
      </w:r>
      <w:r>
        <w:rPr>
          <w:rFonts w:ascii="Times New Roman" w:hAnsi="Times New Roman"/>
          <w:b w:val="0"/>
          <w:sz w:val="24"/>
          <w:szCs w:val="24"/>
        </w:rPr>
        <w:t>i</w:t>
      </w:r>
      <w:r w:rsidRPr="00DE3480">
        <w:rPr>
          <w:rFonts w:ascii="Times New Roman" w:hAnsi="Times New Roman"/>
          <w:b w:val="0"/>
          <w:sz w:val="24"/>
          <w:szCs w:val="24"/>
        </w:rPr>
        <w:t xml:space="preserve">mensions of Depression App Usage Using a Topic Modelling Approach </w:t>
      </w:r>
      <w:r>
        <w:rPr>
          <w:rFonts w:ascii="Times New Roman" w:hAnsi="Times New Roman"/>
          <w:b w:val="0"/>
          <w:sz w:val="24"/>
          <w:szCs w:val="24"/>
        </w:rPr>
        <w:t xml:space="preserve">at </w:t>
      </w:r>
      <w:r w:rsidRPr="00EA6F84">
        <w:rPr>
          <w:rFonts w:ascii="Times New Roman" w:hAnsi="Times New Roman"/>
          <w:b w:val="0"/>
          <w:i/>
          <w:iCs/>
          <w:sz w:val="24"/>
          <w:szCs w:val="24"/>
        </w:rPr>
        <w:t>MWAIS 2024</w:t>
      </w:r>
    </w:p>
    <w:p w:rsidRPr="00BF439B" w:rsidR="1EA29C32" w:rsidP="00BF439B" w:rsidRDefault="59003537" w14:paraId="3AB160DF" w14:textId="2064B280">
      <w:pPr>
        <w:pStyle w:val="ListParagraph"/>
        <w:numPr>
          <w:ilvl w:val="1"/>
          <w:numId w:val="16"/>
        </w:numPr>
        <w:jc w:val="both"/>
        <w:rPr>
          <w:rFonts w:ascii="Times New Roman" w:hAnsi="Times New Roman" w:eastAsia="Times New Roman"/>
        </w:rPr>
      </w:pPr>
      <w:r w:rsidRPr="1EA29C32">
        <w:rPr>
          <w:rFonts w:ascii="Times New Roman" w:hAnsi="Times New Roman" w:eastAsia="MS Mincho"/>
          <w:noProof/>
        </w:rPr>
        <w:t xml:space="preserve">Senanu Okuboyejo &amp; Vaishnavi Kurakula (2023). </w:t>
      </w:r>
      <w:r w:rsidRPr="1EA29C32">
        <w:rPr>
          <w:rFonts w:ascii="Times New Roman" w:hAnsi="Times New Roman" w:eastAsia="Times New Roman"/>
          <w:noProof/>
        </w:rPr>
        <w:t>An Ontological Model to Computerize Asthma Diagnosis and Management Clinical Guideline for Primary Care</w:t>
      </w:r>
      <w:r w:rsidRPr="1EA29C32" w:rsidR="603002E4">
        <w:rPr>
          <w:rFonts w:ascii="Times New Roman" w:hAnsi="Times New Roman" w:eastAsia="Times New Roman"/>
          <w:noProof/>
        </w:rPr>
        <w:t xml:space="preserve">. </w:t>
      </w:r>
      <w:r w:rsidRPr="1EA29C32" w:rsidR="603002E4">
        <w:rPr>
          <w:rFonts w:ascii="Times New Roman" w:hAnsi="Times New Roman" w:eastAsia="Times New Roman"/>
        </w:rPr>
        <w:t>15</w:t>
      </w:r>
      <w:r w:rsidRPr="1EA29C32" w:rsidR="603002E4">
        <w:rPr>
          <w:rFonts w:ascii="Times New Roman" w:hAnsi="Times New Roman" w:eastAsia="Times New Roman"/>
          <w:vertAlign w:val="superscript"/>
        </w:rPr>
        <w:t>th</w:t>
      </w:r>
      <w:r w:rsidRPr="1EA29C32" w:rsidR="603002E4">
        <w:rPr>
          <w:rFonts w:ascii="Times New Roman" w:hAnsi="Times New Roman" w:eastAsia="Times New Roman"/>
        </w:rPr>
        <w:t xml:space="preserve"> ICT for Africa (ICT4Africa) Conference, Cameroon, </w:t>
      </w:r>
      <w:r w:rsidRPr="3C53863A" w:rsidR="3CECAF2F">
        <w:rPr>
          <w:rFonts w:ascii="Times New Roman" w:hAnsi="Times New Roman" w:eastAsia="Times New Roman"/>
        </w:rPr>
        <w:t>July</w:t>
      </w:r>
      <w:r w:rsidRPr="3C53863A" w:rsidR="603002E4">
        <w:rPr>
          <w:rFonts w:ascii="Times New Roman" w:hAnsi="Times New Roman" w:eastAsia="Times New Roman"/>
        </w:rPr>
        <w:t xml:space="preserve"> 2024</w:t>
      </w:r>
    </w:p>
    <w:p w:rsidRPr="002D613D" w:rsidR="00EB0138" w:rsidP="002D613D" w:rsidRDefault="00EB0138" w14:paraId="2E72CBFA" w14:textId="77777777">
      <w:pPr>
        <w:jc w:val="both"/>
        <w:rPr>
          <w:rFonts w:ascii="Times New Roman" w:hAnsi="Times New Roman" w:eastAsia="MS Mincho"/>
          <w:i/>
          <w:iCs/>
          <w:noProof/>
          <w:sz w:val="22"/>
          <w:szCs w:val="22"/>
        </w:rPr>
      </w:pPr>
    </w:p>
    <w:p w:rsidRPr="00D407B3" w:rsidR="00D261A3" w:rsidP="00E64577" w:rsidRDefault="00D261A3" w14:paraId="666CD899" w14:textId="77777777">
      <w:pPr>
        <w:numPr>
          <w:ilvl w:val="0"/>
          <w:numId w:val="18"/>
        </w:numPr>
        <w:jc w:val="both"/>
        <w:rPr>
          <w:rFonts w:ascii="Times New Roman" w:hAnsi="Times New Roman"/>
          <w:b/>
          <w:bCs/>
        </w:rPr>
      </w:pPr>
      <w:r w:rsidRPr="38D82718">
        <w:rPr>
          <w:rFonts w:ascii="Times New Roman" w:hAnsi="Times New Roman"/>
          <w:b/>
          <w:bCs/>
        </w:rPr>
        <w:t>Evidence of continuing preparation and study</w:t>
      </w:r>
    </w:p>
    <w:p w:rsidR="007355B3" w:rsidP="38D82718" w:rsidRDefault="00EC636F" w14:paraId="04C2261F" w14:textId="5BA14E54">
      <w:pPr>
        <w:pStyle w:val="ColorfulList-Accent11"/>
        <w:numPr>
          <w:ilvl w:val="0"/>
          <w:numId w:val="16"/>
        </w:numPr>
        <w:jc w:val="both"/>
        <w:rPr>
          <w:rFonts w:ascii="Times New Roman" w:hAnsi="Times New Roman" w:eastAsia="Times New Roman"/>
        </w:rPr>
      </w:pPr>
      <w:r>
        <w:rPr>
          <w:rFonts w:ascii="Times New Roman" w:hAnsi="Times New Roman" w:eastAsia="Times New Roman"/>
        </w:rPr>
        <w:t>Active participant – Tuesday morning writing group</w:t>
      </w:r>
    </w:p>
    <w:p w:rsidR="7F0A984F" w:rsidP="38D82718" w:rsidRDefault="7F0A984F" w14:paraId="4C8E4791" w14:textId="6C93FF9D">
      <w:pPr>
        <w:pStyle w:val="ColorfulList-Accent11"/>
        <w:numPr>
          <w:ilvl w:val="0"/>
          <w:numId w:val="16"/>
        </w:numPr>
        <w:jc w:val="both"/>
        <w:rPr>
          <w:rFonts w:ascii="Times New Roman" w:hAnsi="Times New Roman" w:eastAsia="Times New Roman"/>
        </w:rPr>
      </w:pPr>
      <w:r w:rsidRPr="22731C35">
        <w:rPr>
          <w:rFonts w:ascii="Times New Roman" w:hAnsi="Times New Roman" w:eastAsia="Times New Roman"/>
        </w:rPr>
        <w:t xml:space="preserve">I </w:t>
      </w:r>
      <w:r w:rsidRPr="22731C35" w:rsidR="08325D51">
        <w:rPr>
          <w:rFonts w:ascii="Times New Roman" w:hAnsi="Times New Roman" w:eastAsia="Times New Roman"/>
        </w:rPr>
        <w:t>intend</w:t>
      </w:r>
      <w:r w:rsidRPr="22731C35">
        <w:rPr>
          <w:rFonts w:ascii="Times New Roman" w:hAnsi="Times New Roman" w:eastAsia="Times New Roman"/>
        </w:rPr>
        <w:t xml:space="preserve"> to </w:t>
      </w:r>
      <w:r w:rsidRPr="22731C35" w:rsidR="6784CFE9">
        <w:rPr>
          <w:rFonts w:ascii="Times New Roman" w:hAnsi="Times New Roman" w:eastAsia="Times New Roman"/>
        </w:rPr>
        <w:t>serve as a reviewer for a journal</w:t>
      </w:r>
      <w:r w:rsidRPr="22731C35" w:rsidR="0E6D32AC">
        <w:rPr>
          <w:rFonts w:ascii="Times New Roman" w:hAnsi="Times New Roman" w:eastAsia="Times New Roman"/>
        </w:rPr>
        <w:t xml:space="preserve"> or conference</w:t>
      </w:r>
      <w:r w:rsidRPr="22731C35">
        <w:rPr>
          <w:rFonts w:ascii="Times New Roman" w:hAnsi="Times New Roman" w:eastAsia="Times New Roman"/>
        </w:rPr>
        <w:t xml:space="preserve"> submission during the academic year.</w:t>
      </w:r>
      <w:r w:rsidRPr="22731C35" w:rsidR="148B1091">
        <w:rPr>
          <w:rFonts w:ascii="Times New Roman" w:hAnsi="Times New Roman" w:eastAsia="Times New Roman"/>
        </w:rPr>
        <w:t xml:space="preserve"> </w:t>
      </w:r>
    </w:p>
    <w:p w:rsidR="148B1091" w:rsidP="38D82718" w:rsidRDefault="148B1091" w14:paraId="1CAD2F67" w14:textId="421A0D54">
      <w:pPr>
        <w:pStyle w:val="ColorfulList-Accent11"/>
        <w:numPr>
          <w:ilvl w:val="1"/>
          <w:numId w:val="16"/>
        </w:numPr>
        <w:jc w:val="both"/>
        <w:rPr>
          <w:rFonts w:ascii="Times New Roman" w:hAnsi="Times New Roman" w:eastAsia="Times New Roman"/>
        </w:rPr>
      </w:pPr>
      <w:r w:rsidRPr="38D82718">
        <w:rPr>
          <w:rFonts w:ascii="Times New Roman" w:hAnsi="Times New Roman" w:eastAsia="Times New Roman"/>
        </w:rPr>
        <w:t>Reviewer - Workshop on Democracy and AI (DemocrAI2023), November 16th, 2023, Jakarta, Indonesia</w:t>
      </w:r>
    </w:p>
    <w:p w:rsidR="00A04983" w:rsidP="00A04983" w:rsidRDefault="13D0F885" w14:paraId="714AC5FC" w14:textId="34823584">
      <w:pPr>
        <w:pStyle w:val="ColorfulList-Accent11"/>
        <w:numPr>
          <w:ilvl w:val="1"/>
          <w:numId w:val="16"/>
        </w:numPr>
        <w:jc w:val="both"/>
        <w:rPr>
          <w:rFonts w:ascii="Times New Roman" w:hAnsi="Times New Roman" w:eastAsia="Times New Roman"/>
        </w:rPr>
      </w:pPr>
      <w:r w:rsidRPr="34DA2C3C">
        <w:rPr>
          <w:rFonts w:ascii="Times New Roman" w:hAnsi="Times New Roman" w:eastAsia="Times New Roman"/>
        </w:rPr>
        <w:t xml:space="preserve">Reviewer - </w:t>
      </w:r>
      <w:r w:rsidR="00A04983">
        <w:rPr>
          <w:rFonts w:ascii="Times New Roman" w:hAnsi="Times New Roman" w:eastAsia="Times New Roman"/>
        </w:rPr>
        <w:t>15</w:t>
      </w:r>
      <w:r w:rsidRPr="004076CE" w:rsidR="00A04983">
        <w:rPr>
          <w:rFonts w:ascii="Times New Roman" w:hAnsi="Times New Roman" w:eastAsia="Times New Roman"/>
          <w:vertAlign w:val="superscript"/>
        </w:rPr>
        <w:t>th</w:t>
      </w:r>
      <w:r w:rsidR="00A04983">
        <w:rPr>
          <w:rFonts w:ascii="Times New Roman" w:hAnsi="Times New Roman" w:eastAsia="Times New Roman"/>
        </w:rPr>
        <w:t xml:space="preserve"> ICT for Africa (ICT4Africa) Conference, Cameroon, </w:t>
      </w:r>
      <w:r w:rsidR="0093174A">
        <w:rPr>
          <w:rFonts w:ascii="Times New Roman" w:hAnsi="Times New Roman" w:eastAsia="Times New Roman"/>
        </w:rPr>
        <w:t>July</w:t>
      </w:r>
      <w:r w:rsidR="00A04983">
        <w:rPr>
          <w:rFonts w:ascii="Times New Roman" w:hAnsi="Times New Roman" w:eastAsia="Times New Roman"/>
        </w:rPr>
        <w:t xml:space="preserve"> 2024</w:t>
      </w:r>
    </w:p>
    <w:p w:rsidR="00A04983" w:rsidP="00A04983" w:rsidRDefault="00A04983" w14:paraId="6EB3582E" w14:textId="77777777">
      <w:pPr>
        <w:pStyle w:val="ColorfulList-Accent11"/>
        <w:ind w:left="1800"/>
        <w:jc w:val="both"/>
        <w:rPr>
          <w:rFonts w:ascii="Times New Roman" w:hAnsi="Times New Roman" w:eastAsia="Times New Roman"/>
        </w:rPr>
      </w:pPr>
    </w:p>
    <w:p w:rsidR="7F0A984F" w:rsidP="38D82718" w:rsidRDefault="7F0A984F" w14:paraId="230DD3BE" w14:textId="037BA2F8">
      <w:pPr>
        <w:pStyle w:val="ListParagraph"/>
        <w:numPr>
          <w:ilvl w:val="0"/>
          <w:numId w:val="16"/>
        </w:numPr>
        <w:rPr>
          <w:rFonts w:ascii="Times New Roman" w:hAnsi="Times New Roman" w:eastAsia="Times New Roman"/>
        </w:rPr>
      </w:pPr>
      <w:r w:rsidRPr="22731C35">
        <w:rPr>
          <w:rFonts w:ascii="Times New Roman" w:hAnsi="Times New Roman" w:eastAsia="Times New Roman"/>
        </w:rPr>
        <w:t xml:space="preserve">I plan to attend </w:t>
      </w:r>
      <w:r w:rsidRPr="22731C35" w:rsidR="393BD970">
        <w:rPr>
          <w:rFonts w:ascii="Times New Roman" w:hAnsi="Times New Roman" w:eastAsia="Times New Roman"/>
        </w:rPr>
        <w:t>a research-related</w:t>
      </w:r>
      <w:r w:rsidRPr="22731C35" w:rsidR="26EB6156">
        <w:rPr>
          <w:rFonts w:ascii="Times New Roman" w:hAnsi="Times New Roman" w:eastAsia="Times New Roman"/>
        </w:rPr>
        <w:t>/academic</w:t>
      </w:r>
      <w:r w:rsidRPr="22731C35" w:rsidR="393BD970">
        <w:rPr>
          <w:rFonts w:ascii="Times New Roman" w:hAnsi="Times New Roman" w:eastAsia="Times New Roman"/>
        </w:rPr>
        <w:t xml:space="preserve"> </w:t>
      </w:r>
      <w:r w:rsidRPr="22731C35">
        <w:rPr>
          <w:rFonts w:ascii="Times New Roman" w:hAnsi="Times New Roman" w:eastAsia="Times New Roman"/>
        </w:rPr>
        <w:t>conference</w:t>
      </w:r>
      <w:r w:rsidRPr="22731C35" w:rsidR="00E0509C">
        <w:rPr>
          <w:rFonts w:ascii="Times New Roman" w:hAnsi="Times New Roman" w:eastAsia="Times New Roman"/>
        </w:rPr>
        <w:t xml:space="preserve"> or workshop</w:t>
      </w:r>
      <w:r w:rsidRPr="22731C35">
        <w:rPr>
          <w:rFonts w:ascii="Times New Roman" w:hAnsi="Times New Roman" w:eastAsia="Times New Roman"/>
        </w:rPr>
        <w:t>.</w:t>
      </w:r>
      <w:r w:rsidR="00E626A0">
        <w:rPr>
          <w:rFonts w:ascii="Times New Roman" w:hAnsi="Times New Roman" w:eastAsia="Times New Roman"/>
        </w:rPr>
        <w:t xml:space="preserve"> </w:t>
      </w:r>
      <w:r w:rsidRPr="006210F5" w:rsidR="00E626A0">
        <w:rPr>
          <w:rFonts w:ascii="Times New Roman" w:hAnsi="Times New Roman" w:eastAsia="Times New Roman"/>
        </w:rPr>
        <w:t xml:space="preserve">Participating in </w:t>
      </w:r>
      <w:r w:rsidR="00E626A0">
        <w:rPr>
          <w:rFonts w:ascii="Times New Roman" w:hAnsi="Times New Roman" w:eastAsia="Times New Roman"/>
        </w:rPr>
        <w:t xml:space="preserve">these </w:t>
      </w:r>
      <w:r w:rsidRPr="006210F5" w:rsidR="00E626A0">
        <w:rPr>
          <w:rFonts w:ascii="Times New Roman" w:hAnsi="Times New Roman" w:eastAsia="Times New Roman"/>
        </w:rPr>
        <w:t xml:space="preserve">conferences and professional activities </w:t>
      </w:r>
      <w:r w:rsidR="00E626A0">
        <w:rPr>
          <w:rFonts w:ascii="Times New Roman" w:hAnsi="Times New Roman" w:eastAsia="Times New Roman"/>
        </w:rPr>
        <w:t>is an opportunity to</w:t>
      </w:r>
      <w:r w:rsidRPr="006210F5" w:rsidR="00E626A0">
        <w:rPr>
          <w:rFonts w:ascii="Times New Roman" w:hAnsi="Times New Roman" w:eastAsia="Times New Roman"/>
        </w:rPr>
        <w:t xml:space="preserve"> advance both my visibility and acumen as </w:t>
      </w:r>
      <w:r w:rsidRPr="3C53863A" w:rsidR="4FFA8E9E">
        <w:rPr>
          <w:rFonts w:ascii="Times New Roman" w:hAnsi="Times New Roman" w:eastAsia="Times New Roman"/>
        </w:rPr>
        <w:t xml:space="preserve">a </w:t>
      </w:r>
      <w:r w:rsidRPr="006210F5" w:rsidR="00E626A0">
        <w:rPr>
          <w:rFonts w:ascii="Times New Roman" w:hAnsi="Times New Roman" w:eastAsia="Times New Roman"/>
        </w:rPr>
        <w:t xml:space="preserve">scholar.  </w:t>
      </w:r>
    </w:p>
    <w:p w:rsidRPr="00E0509C" w:rsidR="00B44639" w:rsidP="00985F4F" w:rsidRDefault="00B44639" w14:paraId="344742B4" w14:textId="22970E60">
      <w:pPr>
        <w:numPr>
          <w:ilvl w:val="1"/>
          <w:numId w:val="16"/>
        </w:numPr>
        <w:jc w:val="both"/>
        <w:rPr>
          <w:rFonts w:ascii="Times New Roman" w:hAnsi="Times New Roman"/>
          <w:lang w:eastAsia="en-GB"/>
        </w:rPr>
      </w:pPr>
      <w:r w:rsidRPr="00F73A3D">
        <w:rPr>
          <w:rFonts w:ascii="Times New Roman" w:hAnsi="Times New Roman"/>
          <w:bCs/>
          <w:lang w:eastAsia="en-GB"/>
        </w:rPr>
        <w:t>2023 Americas Conference on Information Systems (AMCIS), Panama City, Panama, 10</w:t>
      </w:r>
      <w:r w:rsidRPr="00F73A3D">
        <w:rPr>
          <w:rFonts w:ascii="Times New Roman" w:hAnsi="Times New Roman"/>
          <w:bCs/>
          <w:vertAlign w:val="superscript"/>
          <w:lang w:eastAsia="en-GB"/>
        </w:rPr>
        <w:t>th</w:t>
      </w:r>
      <w:r w:rsidRPr="00F73A3D">
        <w:rPr>
          <w:rFonts w:ascii="Times New Roman" w:hAnsi="Times New Roman"/>
          <w:bCs/>
          <w:lang w:eastAsia="en-GB"/>
        </w:rPr>
        <w:t xml:space="preserve"> – 12</w:t>
      </w:r>
      <w:r w:rsidRPr="00F73A3D">
        <w:rPr>
          <w:rFonts w:ascii="Times New Roman" w:hAnsi="Times New Roman"/>
          <w:bCs/>
          <w:vertAlign w:val="superscript"/>
          <w:lang w:eastAsia="en-GB"/>
        </w:rPr>
        <w:t>th</w:t>
      </w:r>
      <w:r w:rsidRPr="00F73A3D">
        <w:rPr>
          <w:rFonts w:ascii="Times New Roman" w:hAnsi="Times New Roman"/>
          <w:bCs/>
          <w:lang w:eastAsia="en-GB"/>
        </w:rPr>
        <w:t xml:space="preserve"> August 2023</w:t>
      </w:r>
      <w:r w:rsidRPr="00F73A3D" w:rsidR="00985F4F">
        <w:rPr>
          <w:rFonts w:ascii="Times New Roman" w:hAnsi="Times New Roman"/>
          <w:bCs/>
          <w:lang w:eastAsia="en-GB"/>
        </w:rPr>
        <w:t xml:space="preserve"> </w:t>
      </w:r>
      <w:r w:rsidRPr="00546383" w:rsidR="00985F4F">
        <w:rPr>
          <w:rFonts w:ascii="Times New Roman" w:hAnsi="Times New Roman"/>
          <w:bCs/>
          <w:i/>
          <w:iCs/>
          <w:lang w:eastAsia="en-GB"/>
        </w:rPr>
        <w:t>(Virtual participant)</w:t>
      </w:r>
    </w:p>
    <w:p w:rsidRPr="002A7F49" w:rsidR="00E0509C" w:rsidP="00985F4F" w:rsidRDefault="00335C2D" w14:paraId="0B2ECC63" w14:textId="53E43EAB">
      <w:pPr>
        <w:numPr>
          <w:ilvl w:val="1"/>
          <w:numId w:val="16"/>
        </w:numPr>
        <w:jc w:val="both"/>
        <w:rPr>
          <w:rFonts w:ascii="Times New Roman" w:hAnsi="Times New Roman"/>
          <w:lang w:eastAsia="en-GB"/>
        </w:rPr>
      </w:pPr>
      <w:r>
        <w:rPr>
          <w:rFonts w:ascii="Times New Roman" w:hAnsi="Times New Roman"/>
          <w:bCs/>
          <w:lang w:eastAsia="en-GB"/>
        </w:rPr>
        <w:t xml:space="preserve">NIH </w:t>
      </w:r>
      <w:r w:rsidRPr="14B557C9" w:rsidR="19C79955">
        <w:rPr>
          <w:rFonts w:ascii="Times New Roman" w:hAnsi="Times New Roman"/>
          <w:lang w:eastAsia="en-GB"/>
        </w:rPr>
        <w:t>virtual workshop</w:t>
      </w:r>
      <w:r>
        <w:rPr>
          <w:rFonts w:ascii="Times New Roman" w:hAnsi="Times New Roman"/>
          <w:bCs/>
          <w:lang w:eastAsia="en-GB"/>
        </w:rPr>
        <w:t xml:space="preserve"> on Big Data Integration: Unlocking the Potential</w:t>
      </w:r>
      <w:r w:rsidR="009768AA">
        <w:rPr>
          <w:rFonts w:ascii="Times New Roman" w:hAnsi="Times New Roman"/>
          <w:bCs/>
          <w:lang w:eastAsia="en-GB"/>
        </w:rPr>
        <w:t xml:space="preserve"> for Enhanced Epidemiological Research, September</w:t>
      </w:r>
      <w:r w:rsidR="0020520D">
        <w:rPr>
          <w:rFonts w:ascii="Times New Roman" w:hAnsi="Times New Roman"/>
          <w:bCs/>
          <w:lang w:eastAsia="en-GB"/>
        </w:rPr>
        <w:t xml:space="preserve"> 27-28, 2023</w:t>
      </w:r>
      <w:r w:rsidRPr="14B557C9" w:rsidR="316CFEE0">
        <w:rPr>
          <w:rFonts w:ascii="Times New Roman" w:hAnsi="Times New Roman"/>
          <w:lang w:eastAsia="en-GB"/>
        </w:rPr>
        <w:t>.</w:t>
      </w:r>
    </w:p>
    <w:p w:rsidR="00EC20B4" w:rsidP="00B63C61" w:rsidRDefault="00EC20B4" w14:paraId="0B594A94" w14:textId="566E77A2">
      <w:pPr>
        <w:pStyle w:val="ListParagraph"/>
        <w:numPr>
          <w:ilvl w:val="1"/>
          <w:numId w:val="16"/>
        </w:numPr>
        <w:rPr>
          <w:rFonts w:ascii="Times New Roman" w:hAnsi="Times New Roman" w:eastAsia="Times New Roman"/>
        </w:rPr>
      </w:pPr>
      <w:r w:rsidRPr="00F73A3D">
        <w:rPr>
          <w:rFonts w:ascii="Times New Roman" w:hAnsi="Times New Roman" w:eastAsia="Times New Roman"/>
        </w:rPr>
        <w:t xml:space="preserve">AI in Health Conference 2023, October 9 - 12, 2023, </w:t>
      </w:r>
      <w:proofErr w:type="spellStart"/>
      <w:r w:rsidRPr="00F73A3D">
        <w:rPr>
          <w:rFonts w:ascii="Times New Roman" w:hAnsi="Times New Roman" w:eastAsia="Times New Roman"/>
        </w:rPr>
        <w:t>BioScience</w:t>
      </w:r>
      <w:proofErr w:type="spellEnd"/>
      <w:r w:rsidRPr="00F73A3D">
        <w:rPr>
          <w:rFonts w:ascii="Times New Roman" w:hAnsi="Times New Roman" w:eastAsia="Times New Roman"/>
        </w:rPr>
        <w:t xml:space="preserve"> Research Collaborative (BRC), Rice University, 6500 Main St, Houston, TX 77030</w:t>
      </w:r>
    </w:p>
    <w:p w:rsidR="00090B8E" w:rsidP="00090B8E" w:rsidRDefault="004076CE" w14:paraId="6714D2BD" w14:textId="1058F6D7">
      <w:pPr>
        <w:pStyle w:val="ColorfulList-Accent11"/>
        <w:numPr>
          <w:ilvl w:val="1"/>
          <w:numId w:val="16"/>
        </w:numPr>
        <w:jc w:val="both"/>
        <w:rPr>
          <w:rFonts w:ascii="Times New Roman" w:hAnsi="Times New Roman" w:eastAsia="Times New Roman"/>
        </w:rPr>
      </w:pPr>
      <w:r>
        <w:rPr>
          <w:rFonts w:ascii="Times New Roman" w:hAnsi="Times New Roman" w:eastAsia="Times New Roman"/>
        </w:rPr>
        <w:t>15</w:t>
      </w:r>
      <w:r w:rsidRPr="004076CE">
        <w:rPr>
          <w:rFonts w:ascii="Times New Roman" w:hAnsi="Times New Roman" w:eastAsia="Times New Roman"/>
          <w:vertAlign w:val="superscript"/>
        </w:rPr>
        <w:t>th</w:t>
      </w:r>
      <w:r>
        <w:rPr>
          <w:rFonts w:ascii="Times New Roman" w:hAnsi="Times New Roman" w:eastAsia="Times New Roman"/>
        </w:rPr>
        <w:t xml:space="preserve"> </w:t>
      </w:r>
      <w:r w:rsidR="00090B8E">
        <w:rPr>
          <w:rFonts w:ascii="Times New Roman" w:hAnsi="Times New Roman" w:eastAsia="Times New Roman"/>
        </w:rPr>
        <w:t>ICT</w:t>
      </w:r>
      <w:r w:rsidR="006B2833">
        <w:rPr>
          <w:rFonts w:ascii="Times New Roman" w:hAnsi="Times New Roman" w:eastAsia="Times New Roman"/>
        </w:rPr>
        <w:t xml:space="preserve"> for Africa (ICT</w:t>
      </w:r>
      <w:r w:rsidR="00090B8E">
        <w:rPr>
          <w:rFonts w:ascii="Times New Roman" w:hAnsi="Times New Roman" w:eastAsia="Times New Roman"/>
        </w:rPr>
        <w:t>4Africa</w:t>
      </w:r>
      <w:r w:rsidR="006B2833">
        <w:rPr>
          <w:rFonts w:ascii="Times New Roman" w:hAnsi="Times New Roman" w:eastAsia="Times New Roman"/>
        </w:rPr>
        <w:t>)</w:t>
      </w:r>
      <w:r w:rsidR="00090B8E">
        <w:rPr>
          <w:rFonts w:ascii="Times New Roman" w:hAnsi="Times New Roman" w:eastAsia="Times New Roman"/>
        </w:rPr>
        <w:t xml:space="preserve"> Conference, Cameroon,</w:t>
      </w:r>
      <w:r w:rsidR="00000440">
        <w:rPr>
          <w:rFonts w:ascii="Times New Roman" w:hAnsi="Times New Roman" w:eastAsia="Times New Roman"/>
        </w:rPr>
        <w:t xml:space="preserve"> </w:t>
      </w:r>
      <w:r w:rsidR="008775F3">
        <w:rPr>
          <w:rFonts w:ascii="Times New Roman" w:hAnsi="Times New Roman" w:eastAsia="Times New Roman"/>
        </w:rPr>
        <w:t>July</w:t>
      </w:r>
      <w:r w:rsidR="00090B8E">
        <w:rPr>
          <w:rFonts w:ascii="Times New Roman" w:hAnsi="Times New Roman" w:eastAsia="Times New Roman"/>
        </w:rPr>
        <w:t xml:space="preserve"> 2024</w:t>
      </w:r>
    </w:p>
    <w:p w:rsidR="7F0A984F" w:rsidP="38D82718" w:rsidRDefault="7F0A984F" w14:paraId="6DC19D9F" w14:textId="7FE80399">
      <w:pPr>
        <w:pStyle w:val="ListParagraph"/>
        <w:numPr>
          <w:ilvl w:val="0"/>
          <w:numId w:val="16"/>
        </w:numPr>
        <w:rPr>
          <w:rFonts w:ascii="Times New Roman" w:hAnsi="Times New Roman" w:eastAsia="Times New Roman"/>
        </w:rPr>
      </w:pPr>
      <w:r w:rsidRPr="22731C35">
        <w:rPr>
          <w:rFonts w:ascii="Times New Roman" w:hAnsi="Times New Roman" w:eastAsia="Times New Roman"/>
        </w:rPr>
        <w:lastRenderedPageBreak/>
        <w:t xml:space="preserve">I plan to attend a </w:t>
      </w:r>
      <w:r w:rsidRPr="22731C35" w:rsidR="003E725B">
        <w:rPr>
          <w:rFonts w:ascii="Times New Roman" w:hAnsi="Times New Roman" w:eastAsia="Times New Roman"/>
        </w:rPr>
        <w:t>teaching, assessment</w:t>
      </w:r>
      <w:r w:rsidRPr="22731C35" w:rsidR="004132D0">
        <w:rPr>
          <w:rFonts w:ascii="Times New Roman" w:hAnsi="Times New Roman" w:eastAsia="Times New Roman"/>
        </w:rPr>
        <w:t>,</w:t>
      </w:r>
      <w:r w:rsidRPr="22731C35" w:rsidR="003E725B">
        <w:rPr>
          <w:rFonts w:ascii="Times New Roman" w:hAnsi="Times New Roman" w:eastAsia="Times New Roman"/>
        </w:rPr>
        <w:t xml:space="preserve"> and/or student development conference</w:t>
      </w:r>
      <w:r w:rsidRPr="22731C35" w:rsidR="00802F49">
        <w:rPr>
          <w:rFonts w:ascii="Times New Roman" w:hAnsi="Times New Roman" w:eastAsia="Times New Roman"/>
        </w:rPr>
        <w:t xml:space="preserve"> or </w:t>
      </w:r>
      <w:r w:rsidRPr="22731C35" w:rsidR="00051784">
        <w:rPr>
          <w:rFonts w:ascii="Times New Roman" w:hAnsi="Times New Roman" w:eastAsia="Times New Roman"/>
        </w:rPr>
        <w:t>workshop</w:t>
      </w:r>
      <w:r w:rsidR="006210F5">
        <w:rPr>
          <w:rFonts w:ascii="Times New Roman" w:hAnsi="Times New Roman" w:eastAsia="Times New Roman"/>
        </w:rPr>
        <w:t>.</w:t>
      </w:r>
      <w:r w:rsidRPr="006210F5" w:rsidR="006210F5">
        <w:t xml:space="preserve"> </w:t>
      </w:r>
      <w:r w:rsidR="00647705">
        <w:rPr>
          <w:rFonts w:ascii="Times New Roman" w:hAnsi="Times New Roman" w:eastAsia="Times New Roman"/>
        </w:rPr>
        <w:t xml:space="preserve">These conferences </w:t>
      </w:r>
      <w:r w:rsidRPr="006210F5" w:rsidR="006210F5">
        <w:rPr>
          <w:rFonts w:ascii="Times New Roman" w:hAnsi="Times New Roman" w:eastAsia="Times New Roman"/>
        </w:rPr>
        <w:t xml:space="preserve">shape </w:t>
      </w:r>
      <w:r w:rsidR="00647705">
        <w:rPr>
          <w:rFonts w:ascii="Times New Roman" w:hAnsi="Times New Roman" w:eastAsia="Times New Roman"/>
        </w:rPr>
        <w:t>my</w:t>
      </w:r>
      <w:r w:rsidRPr="006210F5" w:rsidR="006210F5">
        <w:rPr>
          <w:rFonts w:ascii="Times New Roman" w:hAnsi="Times New Roman" w:eastAsia="Times New Roman"/>
        </w:rPr>
        <w:t xml:space="preserve"> competencies in teaching and learning and assessment towards building student competencies, institutional capacities, and </w:t>
      </w:r>
      <w:r w:rsidR="00823102">
        <w:rPr>
          <w:rFonts w:ascii="Times New Roman" w:hAnsi="Times New Roman" w:eastAsia="Times New Roman"/>
        </w:rPr>
        <w:t xml:space="preserve">job </w:t>
      </w:r>
      <w:r w:rsidRPr="006210F5" w:rsidR="006210F5">
        <w:rPr>
          <w:rFonts w:ascii="Times New Roman" w:hAnsi="Times New Roman" w:eastAsia="Times New Roman"/>
        </w:rPr>
        <w:t>sustainability.</w:t>
      </w:r>
      <w:r w:rsidR="006210F5">
        <w:rPr>
          <w:rFonts w:ascii="Times New Roman" w:hAnsi="Times New Roman" w:eastAsia="Times New Roman"/>
        </w:rPr>
        <w:t xml:space="preserve"> </w:t>
      </w:r>
    </w:p>
    <w:p w:rsidRPr="00CB3872" w:rsidR="00611C85" w:rsidP="00D12DD3" w:rsidRDefault="004B16F6" w14:paraId="0A4F3BD0" w14:textId="6C4C6F3A">
      <w:pPr>
        <w:pStyle w:val="ColorfulList-Accent11"/>
        <w:numPr>
          <w:ilvl w:val="1"/>
          <w:numId w:val="16"/>
        </w:numPr>
        <w:jc w:val="both"/>
        <w:rPr>
          <w:rStyle w:val="contentpasted0"/>
          <w:rFonts w:ascii="Times New Roman" w:hAnsi="Times New Roman"/>
        </w:rPr>
      </w:pPr>
      <w:r>
        <w:rPr>
          <w:rStyle w:val="contentpasted0"/>
          <w:rFonts w:ascii="Times New Roman" w:hAnsi="Times New Roman"/>
          <w:color w:val="000000"/>
          <w:sz w:val="23"/>
          <w:szCs w:val="23"/>
        </w:rPr>
        <w:t>I signed up for Metro State’s Educator Learning Communities (ELC) for the fall semester</w:t>
      </w:r>
      <w:r w:rsidR="00D66F07">
        <w:rPr>
          <w:rStyle w:val="contentpasted0"/>
          <w:rFonts w:ascii="Times New Roman" w:hAnsi="Times New Roman"/>
          <w:color w:val="000000"/>
          <w:sz w:val="23"/>
          <w:szCs w:val="23"/>
        </w:rPr>
        <w:t xml:space="preserve">; </w:t>
      </w:r>
      <w:r w:rsidRPr="00D66F07" w:rsidR="00611C85">
        <w:rPr>
          <w:rStyle w:val="contentpasted0"/>
          <w:rFonts w:ascii="Times New Roman" w:hAnsi="Times New Roman"/>
          <w:color w:val="000000"/>
          <w:sz w:val="23"/>
          <w:szCs w:val="23"/>
        </w:rPr>
        <w:t>To nourish the scholarship of teaching and its application to our unique students &amp; their learning</w:t>
      </w:r>
      <w:r w:rsidR="00AE7902">
        <w:rPr>
          <w:rStyle w:val="contentpasted0"/>
          <w:rFonts w:ascii="Times New Roman" w:hAnsi="Times New Roman"/>
          <w:color w:val="000000"/>
          <w:sz w:val="23"/>
          <w:szCs w:val="23"/>
        </w:rPr>
        <w:t>.</w:t>
      </w:r>
      <w:r w:rsidR="00FC2092">
        <w:rPr>
          <w:rStyle w:val="contentpasted0"/>
          <w:rFonts w:ascii="Times New Roman" w:hAnsi="Times New Roman"/>
          <w:color w:val="000000"/>
          <w:sz w:val="23"/>
          <w:szCs w:val="23"/>
        </w:rPr>
        <w:t xml:space="preserve"> This ELC</w:t>
      </w:r>
      <w:r w:rsidR="00D63F36">
        <w:rPr>
          <w:rStyle w:val="contentpasted0"/>
          <w:rFonts w:ascii="Times New Roman" w:hAnsi="Times New Roman"/>
          <w:color w:val="000000"/>
          <w:sz w:val="23"/>
          <w:szCs w:val="23"/>
        </w:rPr>
        <w:t xml:space="preserve"> als</w:t>
      </w:r>
      <w:r w:rsidR="002104AC">
        <w:rPr>
          <w:rStyle w:val="contentpasted0"/>
          <w:rFonts w:ascii="Times New Roman" w:hAnsi="Times New Roman"/>
          <w:color w:val="000000"/>
          <w:sz w:val="23"/>
          <w:szCs w:val="23"/>
        </w:rPr>
        <w:t>o</w:t>
      </w:r>
      <w:r w:rsidR="00D63F36">
        <w:rPr>
          <w:rStyle w:val="contentpasted0"/>
          <w:rFonts w:ascii="Times New Roman" w:hAnsi="Times New Roman"/>
          <w:color w:val="000000"/>
          <w:sz w:val="23"/>
          <w:szCs w:val="23"/>
        </w:rPr>
        <w:t xml:space="preserve"> focused on equitable assessment practices. </w:t>
      </w:r>
    </w:p>
    <w:p w:rsidRPr="008E6711" w:rsidR="00CB3872" w:rsidP="00D12DD3" w:rsidRDefault="00CB3872" w14:paraId="6EF3339C" w14:textId="4D8989F4">
      <w:pPr>
        <w:pStyle w:val="ColorfulList-Accent11"/>
        <w:numPr>
          <w:ilvl w:val="1"/>
          <w:numId w:val="16"/>
        </w:numPr>
        <w:jc w:val="both"/>
        <w:rPr>
          <w:rStyle w:val="contentpasted0"/>
          <w:rFonts w:ascii="Times New Roman" w:hAnsi="Times New Roman"/>
        </w:rPr>
      </w:pPr>
      <w:r>
        <w:rPr>
          <w:rStyle w:val="contentpasted0"/>
          <w:rFonts w:ascii="Times New Roman" w:hAnsi="Times New Roman"/>
          <w:color w:val="000000"/>
          <w:sz w:val="23"/>
          <w:szCs w:val="23"/>
        </w:rPr>
        <w:t>CFD</w:t>
      </w:r>
      <w:r w:rsidR="00BF535A">
        <w:rPr>
          <w:rStyle w:val="contentpasted0"/>
          <w:rFonts w:ascii="Times New Roman" w:hAnsi="Times New Roman"/>
          <w:color w:val="000000"/>
          <w:sz w:val="23"/>
          <w:szCs w:val="23"/>
        </w:rPr>
        <w:t xml:space="preserve"> (Center for Faculty Development)</w:t>
      </w:r>
      <w:r>
        <w:rPr>
          <w:rStyle w:val="contentpasted0"/>
          <w:rFonts w:ascii="Times New Roman" w:hAnsi="Times New Roman"/>
          <w:color w:val="000000"/>
          <w:sz w:val="23"/>
          <w:szCs w:val="23"/>
        </w:rPr>
        <w:t xml:space="preserve"> Workshops</w:t>
      </w:r>
    </w:p>
    <w:p w:rsidRPr="002023E5" w:rsidR="008E6711" w:rsidP="00BF535A" w:rsidRDefault="00D24892" w14:paraId="034D3005" w14:textId="638FD782">
      <w:pPr>
        <w:pStyle w:val="ColorfulList-Accent11"/>
        <w:numPr>
          <w:ilvl w:val="2"/>
          <w:numId w:val="16"/>
        </w:numPr>
        <w:jc w:val="both"/>
        <w:rPr>
          <w:rStyle w:val="contentpasted0"/>
          <w:rFonts w:ascii="Times New Roman" w:hAnsi="Times New Roman"/>
        </w:rPr>
      </w:pPr>
      <w:r>
        <w:rPr>
          <w:rStyle w:val="contentpasted0"/>
          <w:rFonts w:ascii="Times New Roman" w:hAnsi="Times New Roman"/>
          <w:color w:val="000000"/>
          <w:sz w:val="23"/>
          <w:szCs w:val="23"/>
        </w:rPr>
        <w:t>Embracing the Flipped Classroom Works</w:t>
      </w:r>
      <w:r w:rsidR="0040137B">
        <w:rPr>
          <w:rStyle w:val="contentpasted0"/>
          <w:rFonts w:ascii="Times New Roman" w:hAnsi="Times New Roman"/>
          <w:color w:val="000000"/>
          <w:sz w:val="23"/>
          <w:szCs w:val="23"/>
        </w:rPr>
        <w:t xml:space="preserve">hop </w:t>
      </w:r>
      <w:r w:rsidR="006E5534">
        <w:rPr>
          <w:rStyle w:val="contentpasted0"/>
          <w:rFonts w:ascii="Times New Roman" w:hAnsi="Times New Roman"/>
          <w:color w:val="000000"/>
          <w:sz w:val="23"/>
          <w:szCs w:val="23"/>
        </w:rPr>
        <w:t>–</w:t>
      </w:r>
      <w:r w:rsidR="0040137B">
        <w:rPr>
          <w:rStyle w:val="contentpasted0"/>
          <w:rFonts w:ascii="Times New Roman" w:hAnsi="Times New Roman"/>
          <w:color w:val="000000"/>
          <w:sz w:val="23"/>
          <w:szCs w:val="23"/>
        </w:rPr>
        <w:t xml:space="preserve"> </w:t>
      </w:r>
      <w:r w:rsidR="006E5534">
        <w:rPr>
          <w:rStyle w:val="contentpasted0"/>
          <w:rFonts w:ascii="Times New Roman" w:hAnsi="Times New Roman"/>
          <w:color w:val="000000"/>
          <w:sz w:val="23"/>
          <w:szCs w:val="23"/>
        </w:rPr>
        <w:t>09/13/2023</w:t>
      </w:r>
    </w:p>
    <w:p w:rsidRPr="00C71C7E" w:rsidR="002023E5" w:rsidP="00BF535A" w:rsidRDefault="00C4546B" w14:paraId="08189C62" w14:textId="053D9F05">
      <w:pPr>
        <w:pStyle w:val="ColorfulList-Accent11"/>
        <w:numPr>
          <w:ilvl w:val="2"/>
          <w:numId w:val="16"/>
        </w:numPr>
        <w:jc w:val="both"/>
        <w:rPr>
          <w:rStyle w:val="contentpasted0"/>
          <w:rFonts w:ascii="Times New Roman" w:hAnsi="Times New Roman"/>
        </w:rPr>
      </w:pPr>
      <w:r w:rsidRPr="00C4546B">
        <w:rPr>
          <w:rStyle w:val="contentpasted0"/>
          <w:rFonts w:ascii="Times New Roman" w:hAnsi="Times New Roman"/>
          <w:color w:val="000000"/>
          <w:sz w:val="23"/>
          <w:szCs w:val="23"/>
        </w:rPr>
        <w:t>Teaching with Chat GPT: A Workshop on Interactive AI in the Classroom</w:t>
      </w:r>
      <w:r>
        <w:rPr>
          <w:rStyle w:val="contentpasted0"/>
          <w:rFonts w:ascii="Times New Roman" w:hAnsi="Times New Roman"/>
          <w:color w:val="000000"/>
          <w:sz w:val="23"/>
          <w:szCs w:val="23"/>
        </w:rPr>
        <w:t xml:space="preserve"> </w:t>
      </w:r>
      <w:r w:rsidR="00B0264F">
        <w:rPr>
          <w:rStyle w:val="contentpasted0"/>
          <w:rFonts w:ascii="Times New Roman" w:hAnsi="Times New Roman"/>
          <w:color w:val="000000"/>
          <w:sz w:val="23"/>
          <w:szCs w:val="23"/>
        </w:rPr>
        <w:t>–</w:t>
      </w:r>
      <w:r>
        <w:rPr>
          <w:rStyle w:val="contentpasted0"/>
          <w:rFonts w:ascii="Times New Roman" w:hAnsi="Times New Roman"/>
          <w:color w:val="000000"/>
          <w:sz w:val="23"/>
          <w:szCs w:val="23"/>
        </w:rPr>
        <w:t xml:space="preserve"> </w:t>
      </w:r>
      <w:r w:rsidR="00B0264F">
        <w:rPr>
          <w:rStyle w:val="contentpasted0"/>
          <w:rFonts w:ascii="Times New Roman" w:hAnsi="Times New Roman"/>
          <w:color w:val="000000"/>
          <w:sz w:val="23"/>
          <w:szCs w:val="23"/>
        </w:rPr>
        <w:t>10/19/2023</w:t>
      </w:r>
    </w:p>
    <w:p w:rsidRPr="0024286B" w:rsidR="00C71C7E" w:rsidP="00BF535A" w:rsidRDefault="00E07604" w14:paraId="5A5F1894" w14:textId="68258DDF">
      <w:pPr>
        <w:pStyle w:val="ColorfulList-Accent11"/>
        <w:numPr>
          <w:ilvl w:val="2"/>
          <w:numId w:val="16"/>
        </w:numPr>
        <w:jc w:val="both"/>
        <w:rPr>
          <w:rStyle w:val="contentpasted0"/>
          <w:rFonts w:ascii="Times New Roman" w:hAnsi="Times New Roman"/>
        </w:rPr>
      </w:pPr>
      <w:r w:rsidRPr="00E07604">
        <w:rPr>
          <w:rStyle w:val="contentpasted0"/>
          <w:rFonts w:ascii="Times New Roman" w:hAnsi="Times New Roman"/>
        </w:rPr>
        <w:t>Inclusive and Accessible Courses Workshop</w:t>
      </w:r>
      <w:r w:rsidR="00BB3120">
        <w:rPr>
          <w:rStyle w:val="contentpasted0"/>
          <w:rFonts w:ascii="Times New Roman" w:hAnsi="Times New Roman"/>
        </w:rPr>
        <w:t xml:space="preserve"> – 11/15/2023</w:t>
      </w:r>
    </w:p>
    <w:p w:rsidRPr="00953E5C" w:rsidR="0024286B" w:rsidP="00D12DD3" w:rsidRDefault="00103EEE" w14:paraId="42110C1C" w14:textId="39689C88">
      <w:pPr>
        <w:pStyle w:val="ColorfulList-Accent11"/>
        <w:numPr>
          <w:ilvl w:val="1"/>
          <w:numId w:val="16"/>
        </w:numPr>
        <w:jc w:val="both"/>
        <w:rPr>
          <w:rStyle w:val="contentpasted0"/>
          <w:rFonts w:ascii="Times New Roman" w:hAnsi="Times New Roman"/>
        </w:rPr>
      </w:pPr>
      <w:r>
        <w:rPr>
          <w:rStyle w:val="contentpasted0"/>
          <w:rFonts w:ascii="Times New Roman" w:hAnsi="Times New Roman"/>
          <w:color w:val="000000"/>
          <w:sz w:val="23"/>
          <w:szCs w:val="23"/>
        </w:rPr>
        <w:t>NED</w:t>
      </w:r>
      <w:r w:rsidR="00EB4713">
        <w:rPr>
          <w:rStyle w:val="contentpasted0"/>
          <w:rFonts w:ascii="Times New Roman" w:hAnsi="Times New Roman"/>
          <w:color w:val="000000"/>
          <w:sz w:val="23"/>
          <w:szCs w:val="23"/>
        </w:rPr>
        <w:t xml:space="preserve"> (Network for Education Development</w:t>
      </w:r>
      <w:r w:rsidR="00953E5C">
        <w:rPr>
          <w:rStyle w:val="contentpasted0"/>
          <w:rFonts w:ascii="Times New Roman" w:hAnsi="Times New Roman"/>
          <w:color w:val="000000"/>
          <w:sz w:val="23"/>
          <w:szCs w:val="23"/>
        </w:rPr>
        <w:t>) Webinars and Short courses</w:t>
      </w:r>
      <w:r w:rsidR="00134895">
        <w:rPr>
          <w:rStyle w:val="contentpasted0"/>
          <w:rFonts w:ascii="Times New Roman" w:hAnsi="Times New Roman"/>
          <w:color w:val="000000"/>
          <w:sz w:val="23"/>
          <w:szCs w:val="23"/>
        </w:rPr>
        <w:t xml:space="preserve">: </w:t>
      </w:r>
      <w:r w:rsidRPr="00134895" w:rsidR="00134895">
        <w:rPr>
          <w:rStyle w:val="contentpasted0"/>
          <w:rFonts w:ascii="Times New Roman" w:hAnsi="Times New Roman"/>
          <w:color w:val="000000"/>
          <w:sz w:val="23"/>
          <w:szCs w:val="23"/>
        </w:rPr>
        <w:t xml:space="preserve">These </w:t>
      </w:r>
      <w:r w:rsidR="00134895">
        <w:rPr>
          <w:rStyle w:val="contentpasted0"/>
          <w:rFonts w:ascii="Times New Roman" w:hAnsi="Times New Roman"/>
          <w:color w:val="000000"/>
          <w:sz w:val="23"/>
          <w:szCs w:val="23"/>
        </w:rPr>
        <w:t>courses</w:t>
      </w:r>
      <w:r w:rsidRPr="00134895" w:rsidR="00134895">
        <w:rPr>
          <w:rStyle w:val="contentpasted0"/>
          <w:rFonts w:ascii="Times New Roman" w:hAnsi="Times New Roman"/>
          <w:color w:val="000000"/>
          <w:sz w:val="23"/>
          <w:szCs w:val="23"/>
        </w:rPr>
        <w:t xml:space="preserve"> help build awareness, develop knowledge, skills, and abilities, and provide space for reflecting and revising.</w:t>
      </w:r>
    </w:p>
    <w:p w:rsidRPr="000B76EE" w:rsidR="00953E5C" w:rsidP="003E4C7F" w:rsidRDefault="00F55BBF" w14:paraId="66886A23" w14:textId="0366E675">
      <w:pPr>
        <w:pStyle w:val="ColorfulList-Accent11"/>
        <w:numPr>
          <w:ilvl w:val="2"/>
          <w:numId w:val="16"/>
        </w:numPr>
        <w:jc w:val="both"/>
        <w:rPr>
          <w:rStyle w:val="contentpasted0"/>
          <w:rFonts w:ascii="Times New Roman" w:hAnsi="Times New Roman"/>
        </w:rPr>
      </w:pPr>
      <w:r>
        <w:rPr>
          <w:rStyle w:val="contentpasted0"/>
          <w:rFonts w:ascii="Times New Roman" w:hAnsi="Times New Roman"/>
          <w:color w:val="000000"/>
          <w:sz w:val="23"/>
          <w:szCs w:val="23"/>
        </w:rPr>
        <w:t xml:space="preserve">Step-by-step Guide to Create </w:t>
      </w:r>
      <w:r w:rsidR="004F01A6">
        <w:rPr>
          <w:rStyle w:val="contentpasted0"/>
          <w:rFonts w:ascii="Times New Roman" w:hAnsi="Times New Roman"/>
          <w:color w:val="000000"/>
          <w:sz w:val="23"/>
          <w:szCs w:val="23"/>
        </w:rPr>
        <w:t>Authentic Assessments</w:t>
      </w:r>
      <w:r w:rsidR="00B26AD7">
        <w:rPr>
          <w:rStyle w:val="contentpasted0"/>
          <w:rFonts w:ascii="Times New Roman" w:hAnsi="Times New Roman"/>
          <w:color w:val="000000"/>
          <w:sz w:val="23"/>
          <w:szCs w:val="23"/>
        </w:rPr>
        <w:t xml:space="preserve"> (Academic technologies)</w:t>
      </w:r>
      <w:r w:rsidR="00566E60">
        <w:rPr>
          <w:rStyle w:val="contentpasted0"/>
          <w:rFonts w:ascii="Times New Roman" w:hAnsi="Times New Roman"/>
          <w:color w:val="000000"/>
          <w:sz w:val="23"/>
          <w:szCs w:val="23"/>
        </w:rPr>
        <w:t xml:space="preserve"> – 10/30/2023</w:t>
      </w:r>
    </w:p>
    <w:p w:rsidRPr="00D16646" w:rsidR="000B76EE" w:rsidP="003E4C7F" w:rsidRDefault="00904915" w14:paraId="4EAD8B2C" w14:textId="0B802DB8">
      <w:pPr>
        <w:pStyle w:val="ColorfulList-Accent11"/>
        <w:numPr>
          <w:ilvl w:val="2"/>
          <w:numId w:val="16"/>
        </w:numPr>
        <w:jc w:val="both"/>
        <w:rPr>
          <w:rStyle w:val="contentpasted0"/>
          <w:rFonts w:ascii="Times New Roman" w:hAnsi="Times New Roman"/>
        </w:rPr>
      </w:pPr>
      <w:r>
        <w:rPr>
          <w:rStyle w:val="contentpasted0"/>
          <w:rFonts w:ascii="Times New Roman" w:hAnsi="Times New Roman"/>
          <w:color w:val="000000"/>
          <w:sz w:val="23"/>
          <w:szCs w:val="23"/>
        </w:rPr>
        <w:t xml:space="preserve">Technology Tips for </w:t>
      </w:r>
      <w:r w:rsidR="00B26AD7">
        <w:rPr>
          <w:rStyle w:val="contentpasted0"/>
          <w:rFonts w:ascii="Times New Roman" w:hAnsi="Times New Roman"/>
          <w:color w:val="000000"/>
          <w:sz w:val="23"/>
          <w:szCs w:val="23"/>
        </w:rPr>
        <w:t>Un</w:t>
      </w:r>
      <w:r>
        <w:rPr>
          <w:rStyle w:val="contentpasted0"/>
          <w:rFonts w:ascii="Times New Roman" w:hAnsi="Times New Roman"/>
          <w:color w:val="000000"/>
          <w:sz w:val="23"/>
          <w:szCs w:val="23"/>
        </w:rPr>
        <w:t>iversal Design for Learning</w:t>
      </w:r>
      <w:r w:rsidR="00B26AD7">
        <w:rPr>
          <w:rStyle w:val="contentpasted0"/>
          <w:rFonts w:ascii="Times New Roman" w:hAnsi="Times New Roman"/>
          <w:color w:val="000000"/>
          <w:sz w:val="23"/>
          <w:szCs w:val="23"/>
        </w:rPr>
        <w:t xml:space="preserve"> (Academic Equity)</w:t>
      </w:r>
      <w:r>
        <w:rPr>
          <w:rStyle w:val="contentpasted0"/>
          <w:rFonts w:ascii="Times New Roman" w:hAnsi="Times New Roman"/>
          <w:color w:val="000000"/>
          <w:sz w:val="23"/>
          <w:szCs w:val="23"/>
        </w:rPr>
        <w:t xml:space="preserve"> – 10/31/2021</w:t>
      </w:r>
    </w:p>
    <w:p w:rsidRPr="00230BC7" w:rsidR="00D16646" w:rsidP="003E4C7F" w:rsidRDefault="00D16646" w14:paraId="0DB20012" w14:textId="3050EF13">
      <w:pPr>
        <w:pStyle w:val="ColorfulList-Accent11"/>
        <w:numPr>
          <w:ilvl w:val="2"/>
          <w:numId w:val="16"/>
        </w:numPr>
        <w:jc w:val="both"/>
        <w:rPr>
          <w:rStyle w:val="contentpasted0"/>
          <w:rFonts w:ascii="Times New Roman" w:hAnsi="Times New Roman"/>
        </w:rPr>
      </w:pPr>
      <w:r>
        <w:rPr>
          <w:rStyle w:val="contentpasted0"/>
          <w:rFonts w:ascii="Times New Roman" w:hAnsi="Times New Roman"/>
          <w:color w:val="000000"/>
          <w:sz w:val="23"/>
          <w:szCs w:val="23"/>
        </w:rPr>
        <w:t>Humanizing Student Assessments with Video or Audio Feedback</w:t>
      </w:r>
      <w:r w:rsidR="00B26AD7">
        <w:rPr>
          <w:rStyle w:val="contentpasted0"/>
          <w:rFonts w:ascii="Times New Roman" w:hAnsi="Times New Roman"/>
          <w:color w:val="000000"/>
          <w:sz w:val="23"/>
          <w:szCs w:val="23"/>
        </w:rPr>
        <w:t xml:space="preserve"> (Academic Technologies)</w:t>
      </w:r>
      <w:r>
        <w:rPr>
          <w:rStyle w:val="contentpasted0"/>
          <w:rFonts w:ascii="Times New Roman" w:hAnsi="Times New Roman"/>
          <w:color w:val="000000"/>
          <w:sz w:val="23"/>
          <w:szCs w:val="23"/>
        </w:rPr>
        <w:t xml:space="preserve"> – 11/02</w:t>
      </w:r>
      <w:r w:rsidR="00945470">
        <w:rPr>
          <w:rStyle w:val="contentpasted0"/>
          <w:rFonts w:ascii="Times New Roman" w:hAnsi="Times New Roman"/>
          <w:color w:val="000000"/>
          <w:sz w:val="23"/>
          <w:szCs w:val="23"/>
        </w:rPr>
        <w:t>/2023</w:t>
      </w:r>
    </w:p>
    <w:p w:rsidRPr="000A4266" w:rsidR="00335A35" w:rsidP="003E4C7F" w:rsidRDefault="00335A35" w14:paraId="6CD2292B" w14:textId="7C89120C">
      <w:pPr>
        <w:pStyle w:val="ColorfulList-Accent11"/>
        <w:numPr>
          <w:ilvl w:val="2"/>
          <w:numId w:val="16"/>
        </w:numPr>
        <w:jc w:val="both"/>
        <w:rPr>
          <w:rStyle w:val="contentpasted0"/>
          <w:rFonts w:ascii="Times New Roman" w:hAnsi="Times New Roman"/>
        </w:rPr>
      </w:pPr>
      <w:r w:rsidRPr="000A4266">
        <w:rPr>
          <w:rStyle w:val="contentpasted0"/>
          <w:rFonts w:ascii="Times New Roman" w:hAnsi="Times New Roman"/>
        </w:rPr>
        <w:t xml:space="preserve">The </w:t>
      </w:r>
      <w:r w:rsidRPr="000A4266" w:rsidR="00A05A4C">
        <w:rPr>
          <w:rStyle w:val="contentpasted0"/>
          <w:rFonts w:ascii="Times New Roman" w:hAnsi="Times New Roman"/>
        </w:rPr>
        <w:t>Basics of Accessible Documents</w:t>
      </w:r>
      <w:r w:rsidRPr="000A4266" w:rsidR="00C0774D">
        <w:rPr>
          <w:rStyle w:val="contentpasted0"/>
          <w:rFonts w:ascii="Times New Roman" w:hAnsi="Times New Roman"/>
        </w:rPr>
        <w:t xml:space="preserve"> (</w:t>
      </w:r>
      <w:r w:rsidR="000B0A19">
        <w:rPr>
          <w:rStyle w:val="contentpasted0"/>
          <w:rFonts w:ascii="Times New Roman" w:hAnsi="Times New Roman"/>
        </w:rPr>
        <w:t>Accessibility</w:t>
      </w:r>
      <w:r w:rsidRPr="000A4266" w:rsidR="00C0774D">
        <w:rPr>
          <w:rStyle w:val="contentpasted0"/>
          <w:rFonts w:ascii="Times New Roman" w:hAnsi="Times New Roman"/>
        </w:rPr>
        <w:t xml:space="preserve">) </w:t>
      </w:r>
      <w:r w:rsidRPr="000A4266" w:rsidR="00DC20FA">
        <w:rPr>
          <w:rStyle w:val="contentpasted0"/>
          <w:rFonts w:ascii="Times New Roman" w:hAnsi="Times New Roman"/>
        </w:rPr>
        <w:t>–</w:t>
      </w:r>
      <w:r w:rsidR="000B0A19">
        <w:rPr>
          <w:rStyle w:val="contentpasted0"/>
          <w:rFonts w:ascii="Times New Roman" w:hAnsi="Times New Roman"/>
        </w:rPr>
        <w:t xml:space="preserve"> </w:t>
      </w:r>
      <w:r w:rsidRPr="000A4266" w:rsidR="000B0A19">
        <w:rPr>
          <w:rStyle w:val="contentpasted0"/>
          <w:rFonts w:ascii="Times New Roman" w:hAnsi="Times New Roman"/>
        </w:rPr>
        <w:t>(01/11/2024)</w:t>
      </w:r>
    </w:p>
    <w:p w:rsidRPr="00F9163E" w:rsidR="00DC20FA" w:rsidP="003E4C7F" w:rsidRDefault="00254218" w14:paraId="6A871482" w14:textId="089C8E0B">
      <w:pPr>
        <w:pStyle w:val="ColorfulList-Accent11"/>
        <w:numPr>
          <w:ilvl w:val="2"/>
          <w:numId w:val="16"/>
        </w:numPr>
        <w:jc w:val="both"/>
        <w:rPr>
          <w:rStyle w:val="contentpasted0"/>
          <w:rFonts w:ascii="Times New Roman" w:hAnsi="Times New Roman"/>
        </w:rPr>
      </w:pPr>
      <w:r w:rsidRPr="00F9163E">
        <w:rPr>
          <w:rStyle w:val="contentpasted0"/>
          <w:rFonts w:ascii="Times New Roman" w:hAnsi="Times New Roman"/>
        </w:rPr>
        <w:t xml:space="preserve">Finding Accessible OERs (01/15/2024) </w:t>
      </w:r>
      <w:r w:rsidRPr="00F9163E" w:rsidR="00AA7AC7">
        <w:rPr>
          <w:rStyle w:val="contentpasted0"/>
          <w:rFonts w:ascii="Times New Roman" w:hAnsi="Times New Roman"/>
        </w:rPr>
        <w:t>–</w:t>
      </w:r>
      <w:r w:rsidRPr="00F9163E">
        <w:rPr>
          <w:rStyle w:val="contentpasted0"/>
          <w:rFonts w:ascii="Times New Roman" w:hAnsi="Times New Roman"/>
        </w:rPr>
        <w:t xml:space="preserve"> Accessibility</w:t>
      </w:r>
    </w:p>
    <w:p w:rsidRPr="0050554C" w:rsidR="00AA7AC7" w:rsidP="003E4C7F" w:rsidRDefault="00A54611" w14:paraId="25DF44DA" w14:textId="54B5D31D">
      <w:pPr>
        <w:pStyle w:val="ColorfulList-Accent11"/>
        <w:numPr>
          <w:ilvl w:val="2"/>
          <w:numId w:val="16"/>
        </w:numPr>
        <w:jc w:val="both"/>
        <w:rPr>
          <w:rStyle w:val="contentpasted0"/>
          <w:rFonts w:ascii="Times New Roman" w:hAnsi="Times New Roman"/>
        </w:rPr>
      </w:pPr>
      <w:r w:rsidRPr="0050554C">
        <w:rPr>
          <w:rStyle w:val="contentpasted0"/>
          <w:rFonts w:ascii="Times New Roman" w:hAnsi="Times New Roman"/>
        </w:rPr>
        <w:t>Getting Started with the Scholarship of Teaching and Learning (02/01</w:t>
      </w:r>
      <w:r w:rsidRPr="0050554C" w:rsidR="009A4613">
        <w:rPr>
          <w:rStyle w:val="contentpasted0"/>
          <w:rFonts w:ascii="Times New Roman" w:hAnsi="Times New Roman"/>
        </w:rPr>
        <w:t xml:space="preserve">/2024) - </w:t>
      </w:r>
      <w:proofErr w:type="spellStart"/>
      <w:r w:rsidRPr="0050554C" w:rsidR="009A4613">
        <w:rPr>
          <w:rStyle w:val="contentpasted0"/>
          <w:rFonts w:ascii="Times New Roman" w:hAnsi="Times New Roman"/>
        </w:rPr>
        <w:t>SoTL</w:t>
      </w:r>
      <w:proofErr w:type="spellEnd"/>
    </w:p>
    <w:p w:rsidRPr="00453881" w:rsidR="00EC4D14" w:rsidP="00EC4D14" w:rsidRDefault="00EC4D14" w14:paraId="14794BF7" w14:textId="0C369E1A">
      <w:pPr>
        <w:pStyle w:val="ListParagraph"/>
        <w:numPr>
          <w:ilvl w:val="2"/>
          <w:numId w:val="16"/>
        </w:numPr>
        <w:rPr>
          <w:rStyle w:val="contentpasted0"/>
          <w:rFonts w:ascii="Times New Roman" w:hAnsi="Times New Roman"/>
          <w:i/>
          <w:iCs/>
          <w:color w:val="C00000"/>
        </w:rPr>
      </w:pPr>
      <w:r w:rsidRPr="00453881">
        <w:rPr>
          <w:rStyle w:val="contentpasted0"/>
          <w:rFonts w:ascii="Times New Roman" w:hAnsi="Times New Roman"/>
          <w:i/>
          <w:iCs/>
          <w:color w:val="C00000"/>
        </w:rPr>
        <w:t>Manage Course Dates to Improve Student Engagement</w:t>
      </w:r>
      <w:r w:rsidRPr="00453881" w:rsidR="00061B5A">
        <w:rPr>
          <w:rStyle w:val="contentpasted0"/>
          <w:rFonts w:ascii="Times New Roman" w:hAnsi="Times New Roman"/>
          <w:i/>
          <w:iCs/>
          <w:color w:val="C00000"/>
        </w:rPr>
        <w:t xml:space="preserve"> (01/22/2024) – Academic Technologies</w:t>
      </w:r>
      <w:r w:rsidRPr="00453881">
        <w:rPr>
          <w:rStyle w:val="contentpasted0"/>
          <w:rFonts w:ascii="Times New Roman" w:hAnsi="Times New Roman"/>
          <w:i/>
          <w:iCs/>
          <w:color w:val="C00000"/>
        </w:rPr>
        <w:t xml:space="preserve"> </w:t>
      </w:r>
    </w:p>
    <w:p w:rsidRPr="00453881" w:rsidR="00EC4D14" w:rsidP="003E4C7F" w:rsidRDefault="0060100D" w14:paraId="638FCBCC" w14:textId="48C350C5">
      <w:pPr>
        <w:pStyle w:val="ColorfulList-Accent11"/>
        <w:numPr>
          <w:ilvl w:val="2"/>
          <w:numId w:val="16"/>
        </w:numPr>
        <w:jc w:val="both"/>
        <w:rPr>
          <w:rStyle w:val="contentpasted0"/>
          <w:rFonts w:ascii="Times New Roman" w:hAnsi="Times New Roman"/>
          <w:i/>
          <w:iCs/>
          <w:color w:val="C00000"/>
        </w:rPr>
      </w:pPr>
      <w:r w:rsidRPr="00453881">
        <w:rPr>
          <w:rStyle w:val="contentpasted0"/>
          <w:rFonts w:ascii="Times New Roman" w:hAnsi="Times New Roman"/>
          <w:i/>
          <w:iCs/>
          <w:color w:val="C00000"/>
        </w:rPr>
        <w:t>Improving Instructor to Student Interaction</w:t>
      </w:r>
      <w:r w:rsidRPr="00453881" w:rsidR="00E91AEB">
        <w:rPr>
          <w:rStyle w:val="contentpasted0"/>
          <w:rFonts w:ascii="Times New Roman" w:hAnsi="Times New Roman"/>
          <w:i/>
          <w:iCs/>
          <w:color w:val="C00000"/>
        </w:rPr>
        <w:t xml:space="preserve"> (03/25/2024) </w:t>
      </w:r>
      <w:r w:rsidRPr="00453881" w:rsidR="00453881">
        <w:rPr>
          <w:rStyle w:val="contentpasted0"/>
          <w:rFonts w:ascii="Times New Roman" w:hAnsi="Times New Roman"/>
          <w:i/>
          <w:iCs/>
          <w:color w:val="C00000"/>
        </w:rPr>
        <w:t>–</w:t>
      </w:r>
      <w:r w:rsidRPr="00453881" w:rsidR="00E91AEB">
        <w:rPr>
          <w:rStyle w:val="contentpasted0"/>
          <w:rFonts w:ascii="Times New Roman" w:hAnsi="Times New Roman"/>
          <w:i/>
          <w:iCs/>
          <w:color w:val="C00000"/>
        </w:rPr>
        <w:t xml:space="preserve"> </w:t>
      </w:r>
      <w:r w:rsidRPr="00453881" w:rsidR="00453881">
        <w:rPr>
          <w:rStyle w:val="contentpasted0"/>
          <w:rFonts w:ascii="Times New Roman" w:hAnsi="Times New Roman"/>
          <w:i/>
          <w:iCs/>
          <w:color w:val="C00000"/>
        </w:rPr>
        <w:t>Academic Technologies</w:t>
      </w:r>
    </w:p>
    <w:p w:rsidRPr="005326BB" w:rsidR="00FE28AC" w:rsidP="00D12DD3" w:rsidRDefault="005F73AA" w14:paraId="3DCDCD41" w14:textId="16F43B67">
      <w:pPr>
        <w:pStyle w:val="ColorfulList-Accent11"/>
        <w:numPr>
          <w:ilvl w:val="1"/>
          <w:numId w:val="16"/>
        </w:numPr>
        <w:jc w:val="both"/>
        <w:rPr>
          <w:rStyle w:val="contentpasted0"/>
          <w:rFonts w:ascii="Times New Roman" w:hAnsi="Times New Roman"/>
        </w:rPr>
      </w:pPr>
      <w:r>
        <w:rPr>
          <w:rStyle w:val="contentpasted0"/>
          <w:rFonts w:ascii="Times New Roman" w:hAnsi="Times New Roman"/>
          <w:color w:val="000000"/>
          <w:sz w:val="23"/>
          <w:szCs w:val="23"/>
        </w:rPr>
        <w:t>16</w:t>
      </w:r>
      <w:r w:rsidRPr="005F73AA">
        <w:rPr>
          <w:rStyle w:val="contentpasted0"/>
          <w:rFonts w:ascii="Times New Roman" w:hAnsi="Times New Roman"/>
          <w:color w:val="000000"/>
          <w:sz w:val="23"/>
          <w:szCs w:val="23"/>
          <w:vertAlign w:val="superscript"/>
        </w:rPr>
        <w:t>th</w:t>
      </w:r>
      <w:r>
        <w:rPr>
          <w:rStyle w:val="contentpasted0"/>
          <w:rFonts w:ascii="Times New Roman" w:hAnsi="Times New Roman"/>
          <w:color w:val="000000"/>
          <w:sz w:val="23"/>
          <w:szCs w:val="23"/>
        </w:rPr>
        <w:t xml:space="preserve"> Annual Conference on Higher Education Pedagogy</w:t>
      </w:r>
      <w:r w:rsidR="005E2973">
        <w:rPr>
          <w:rStyle w:val="contentpasted0"/>
          <w:rFonts w:ascii="Times New Roman" w:hAnsi="Times New Roman"/>
          <w:color w:val="000000"/>
          <w:sz w:val="23"/>
          <w:szCs w:val="23"/>
        </w:rPr>
        <w:t>, February 7-9</w:t>
      </w:r>
      <w:r w:rsidR="006B3902">
        <w:rPr>
          <w:rStyle w:val="contentpasted0"/>
          <w:rFonts w:ascii="Times New Roman" w:hAnsi="Times New Roman"/>
          <w:color w:val="000000"/>
          <w:sz w:val="23"/>
          <w:szCs w:val="23"/>
        </w:rPr>
        <w:t>, 2024, The Inn at Virginia Tech</w:t>
      </w:r>
      <w:r w:rsidR="00D01978">
        <w:rPr>
          <w:rStyle w:val="contentpasted0"/>
          <w:rFonts w:ascii="Times New Roman" w:hAnsi="Times New Roman"/>
          <w:color w:val="000000"/>
          <w:sz w:val="23"/>
          <w:szCs w:val="23"/>
        </w:rPr>
        <w:t xml:space="preserve"> &amp; Skelton Conference Center, </w:t>
      </w:r>
      <w:r w:rsidR="00EB51A2">
        <w:rPr>
          <w:rStyle w:val="contentpasted0"/>
          <w:rFonts w:ascii="Times New Roman" w:hAnsi="Times New Roman"/>
          <w:color w:val="000000"/>
          <w:sz w:val="23"/>
          <w:szCs w:val="23"/>
        </w:rPr>
        <w:t>Blacks</w:t>
      </w:r>
      <w:r w:rsidR="00232BF3">
        <w:rPr>
          <w:rStyle w:val="contentpasted0"/>
          <w:rFonts w:ascii="Times New Roman" w:hAnsi="Times New Roman"/>
          <w:color w:val="000000"/>
          <w:sz w:val="23"/>
          <w:szCs w:val="23"/>
        </w:rPr>
        <w:t xml:space="preserve">burg, Virginia. </w:t>
      </w:r>
    </w:p>
    <w:p w:rsidRPr="005862E1" w:rsidR="005862E1" w:rsidP="005862E1" w:rsidRDefault="005326BB" w14:paraId="2F0EEDBA" w14:textId="77777777">
      <w:pPr>
        <w:pStyle w:val="ColorfulList-Accent11"/>
        <w:numPr>
          <w:ilvl w:val="1"/>
          <w:numId w:val="16"/>
        </w:numPr>
        <w:jc w:val="both"/>
        <w:rPr>
          <w:rStyle w:val="contentpasted0"/>
          <w:rFonts w:ascii="Times New Roman" w:hAnsi="Times New Roman"/>
          <w:i/>
          <w:iCs/>
        </w:rPr>
      </w:pPr>
      <w:r>
        <w:rPr>
          <w:rStyle w:val="contentpasted0"/>
          <w:rFonts w:ascii="Times New Roman" w:hAnsi="Times New Roman"/>
        </w:rPr>
        <w:t xml:space="preserve">Cengage 2024 Empowered Educator Virtual </w:t>
      </w:r>
      <w:proofErr w:type="gramStart"/>
      <w:r>
        <w:rPr>
          <w:rStyle w:val="contentpasted0"/>
          <w:rFonts w:ascii="Times New Roman" w:hAnsi="Times New Roman"/>
        </w:rPr>
        <w:t>Conference :</w:t>
      </w:r>
      <w:proofErr w:type="gramEnd"/>
      <w:r>
        <w:rPr>
          <w:rStyle w:val="contentpasted0"/>
          <w:rFonts w:ascii="Times New Roman" w:hAnsi="Times New Roman"/>
        </w:rPr>
        <w:t xml:space="preserve"> </w:t>
      </w:r>
      <w:r w:rsidRPr="009A656C">
        <w:rPr>
          <w:rStyle w:val="contentpasted0"/>
          <w:rFonts w:ascii="Times New Roman" w:hAnsi="Times New Roman"/>
        </w:rPr>
        <w:t xml:space="preserve">Exploring </w:t>
      </w:r>
      <w:proofErr w:type="spellStart"/>
      <w:r w:rsidRPr="009A656C">
        <w:rPr>
          <w:rStyle w:val="contentpasted0"/>
          <w:rFonts w:ascii="Times New Roman" w:hAnsi="Times New Roman"/>
        </w:rPr>
        <w:t>GenAI</w:t>
      </w:r>
      <w:proofErr w:type="spellEnd"/>
      <w:r w:rsidRPr="009A656C">
        <w:rPr>
          <w:rStyle w:val="contentpasted0"/>
          <w:rFonts w:ascii="Times New Roman" w:hAnsi="Times New Roman"/>
        </w:rPr>
        <w:t xml:space="preserve"> in Higher Education</w:t>
      </w:r>
      <w:r>
        <w:rPr>
          <w:rStyle w:val="contentpasted0"/>
          <w:rFonts w:ascii="Times New Roman" w:hAnsi="Times New Roman"/>
        </w:rPr>
        <w:t xml:space="preserve"> (02/14/2024 – 02/15/2024)</w:t>
      </w:r>
    </w:p>
    <w:p w:rsidRPr="00CC1568" w:rsidR="005862E1" w:rsidP="005862E1" w:rsidRDefault="005862E1" w14:paraId="3B4FFA96" w14:textId="02FE5745">
      <w:pPr>
        <w:pStyle w:val="ColorfulList-Accent11"/>
        <w:numPr>
          <w:ilvl w:val="2"/>
          <w:numId w:val="16"/>
        </w:numPr>
        <w:jc w:val="both"/>
        <w:rPr>
          <w:rFonts w:ascii="Times New Roman" w:hAnsi="Times New Roman"/>
          <w:i/>
          <w:iCs/>
        </w:rPr>
      </w:pPr>
      <w:r w:rsidRPr="00CC1568">
        <w:rPr>
          <w:rFonts w:ascii="Times New Roman" w:hAnsi="Times New Roman" w:eastAsia="Times New Roman"/>
        </w:rPr>
        <w:t>AI &amp; Academia: A New Era in Curriculum Design</w:t>
      </w:r>
      <w:r w:rsidRPr="00CC1568" w:rsidR="007C27A0">
        <w:rPr>
          <w:rFonts w:ascii="Times New Roman" w:hAnsi="Times New Roman" w:eastAsia="Times New Roman"/>
        </w:rPr>
        <w:t xml:space="preserve"> </w:t>
      </w:r>
      <w:r w:rsidRPr="00CC1568" w:rsidR="001C6D52">
        <w:rPr>
          <w:rFonts w:ascii="Times New Roman" w:hAnsi="Times New Roman" w:eastAsia="Times New Roman"/>
        </w:rPr>
        <w:t>–</w:t>
      </w:r>
      <w:r w:rsidRPr="00CC1568" w:rsidR="007C27A0">
        <w:rPr>
          <w:rFonts w:ascii="Times New Roman" w:hAnsi="Times New Roman" w:eastAsia="Times New Roman"/>
        </w:rPr>
        <w:t xml:space="preserve"> </w:t>
      </w:r>
      <w:r w:rsidRPr="00CC1568" w:rsidR="001C6D52">
        <w:rPr>
          <w:rFonts w:ascii="Times New Roman" w:hAnsi="Times New Roman" w:eastAsia="Times New Roman"/>
        </w:rPr>
        <w:t xml:space="preserve">Lewis </w:t>
      </w:r>
      <w:proofErr w:type="spellStart"/>
      <w:r w:rsidRPr="00CC1568" w:rsidR="001C6D52">
        <w:rPr>
          <w:rFonts w:ascii="Times New Roman" w:hAnsi="Times New Roman" w:eastAsia="Times New Roman"/>
        </w:rPr>
        <w:t>Heuermann</w:t>
      </w:r>
      <w:proofErr w:type="spellEnd"/>
    </w:p>
    <w:p w:rsidRPr="00CC1568" w:rsidR="002921EA" w:rsidP="005862E1" w:rsidRDefault="00AC24A0" w14:paraId="1232660D" w14:textId="04E2879B">
      <w:pPr>
        <w:pStyle w:val="ColorfulList-Accent11"/>
        <w:numPr>
          <w:ilvl w:val="2"/>
          <w:numId w:val="16"/>
        </w:numPr>
        <w:jc w:val="both"/>
        <w:rPr>
          <w:rFonts w:ascii="Times New Roman" w:hAnsi="Times New Roman"/>
        </w:rPr>
      </w:pPr>
      <w:r w:rsidRPr="00CC1568">
        <w:rPr>
          <w:rFonts w:ascii="Times New Roman" w:hAnsi="Times New Roman"/>
        </w:rPr>
        <w:t xml:space="preserve">Creative AI Storytelling for Teaching &amp; Connecting </w:t>
      </w:r>
      <w:r w:rsidRPr="00CC1568" w:rsidR="00FF4193">
        <w:rPr>
          <w:rFonts w:ascii="Times New Roman" w:hAnsi="Times New Roman"/>
        </w:rPr>
        <w:t>–</w:t>
      </w:r>
      <w:r w:rsidRPr="00CC1568">
        <w:rPr>
          <w:rFonts w:ascii="Times New Roman" w:hAnsi="Times New Roman"/>
        </w:rPr>
        <w:t xml:space="preserve"> </w:t>
      </w:r>
    </w:p>
    <w:p w:rsidRPr="00CC1568" w:rsidR="00FF4193" w:rsidP="005862E1" w:rsidRDefault="00FF4193" w14:paraId="465BBCC6" w14:textId="0C974241">
      <w:pPr>
        <w:pStyle w:val="ColorfulList-Accent11"/>
        <w:numPr>
          <w:ilvl w:val="2"/>
          <w:numId w:val="16"/>
        </w:numPr>
        <w:jc w:val="both"/>
        <w:rPr>
          <w:rFonts w:ascii="Times New Roman" w:hAnsi="Times New Roman"/>
        </w:rPr>
      </w:pPr>
      <w:r w:rsidRPr="00CC1568">
        <w:rPr>
          <w:rFonts w:ascii="Times New Roman" w:hAnsi="Times New Roman"/>
        </w:rPr>
        <w:t>Writing Possibilities in the Age of Generative AI</w:t>
      </w:r>
      <w:r w:rsidR="00310E42">
        <w:rPr>
          <w:rFonts w:ascii="Times New Roman" w:hAnsi="Times New Roman"/>
        </w:rPr>
        <w:t xml:space="preserve"> -</w:t>
      </w:r>
    </w:p>
    <w:p w:rsidRPr="00CC1568" w:rsidR="00136017" w:rsidP="005862E1" w:rsidRDefault="00136017" w14:paraId="67EDC2B8" w14:textId="15B3496C">
      <w:pPr>
        <w:pStyle w:val="ColorfulList-Accent11"/>
        <w:numPr>
          <w:ilvl w:val="2"/>
          <w:numId w:val="16"/>
        </w:numPr>
        <w:jc w:val="both"/>
        <w:rPr>
          <w:rFonts w:ascii="Times New Roman" w:hAnsi="Times New Roman"/>
        </w:rPr>
      </w:pPr>
      <w:r w:rsidRPr="00CC1568">
        <w:rPr>
          <w:rFonts w:ascii="Times New Roman" w:hAnsi="Times New Roman" w:eastAsia="Times New Roman"/>
        </w:rPr>
        <w:t>In the Blink of an AI: Assessment Open AI Revolution</w:t>
      </w:r>
      <w:r w:rsidR="00310E42">
        <w:rPr>
          <w:rFonts w:ascii="Times New Roman" w:hAnsi="Times New Roman" w:eastAsia="Times New Roman"/>
        </w:rPr>
        <w:t xml:space="preserve"> -</w:t>
      </w:r>
    </w:p>
    <w:p w:rsidRPr="00CC1568" w:rsidR="008D3FA7" w:rsidP="00B975AE" w:rsidRDefault="00FD2A0B" w14:paraId="4AB6C3C1" w14:textId="1FFD5333">
      <w:pPr>
        <w:pStyle w:val="ColorfulList-Accent11"/>
        <w:numPr>
          <w:ilvl w:val="2"/>
          <w:numId w:val="16"/>
        </w:numPr>
        <w:jc w:val="both"/>
        <w:rPr>
          <w:rFonts w:ascii="Times New Roman" w:hAnsi="Times New Roman"/>
        </w:rPr>
      </w:pPr>
      <w:r w:rsidRPr="00CC1568">
        <w:rPr>
          <w:rFonts w:ascii="Times New Roman" w:hAnsi="Times New Roman" w:eastAsia="Times New Roman"/>
        </w:rPr>
        <w:t>Beyond Lectures: AI-Driven Applied Activities</w:t>
      </w:r>
      <w:r w:rsidR="00310E42">
        <w:rPr>
          <w:rFonts w:ascii="Times New Roman" w:hAnsi="Times New Roman" w:eastAsia="Times New Roman"/>
        </w:rPr>
        <w:t xml:space="preserve"> -</w:t>
      </w:r>
    </w:p>
    <w:p w:rsidRPr="00CC1568" w:rsidR="00B975AE" w:rsidP="00B975AE" w:rsidRDefault="00B975AE" w14:paraId="2A9A10F5" w14:textId="0A4EBCC7">
      <w:pPr>
        <w:pStyle w:val="ColorfulList-Accent11"/>
        <w:numPr>
          <w:ilvl w:val="2"/>
          <w:numId w:val="16"/>
        </w:numPr>
        <w:jc w:val="both"/>
        <w:rPr>
          <w:rFonts w:ascii="Times New Roman" w:hAnsi="Times New Roman"/>
        </w:rPr>
      </w:pPr>
      <w:proofErr w:type="spellStart"/>
      <w:r w:rsidRPr="00CC1568">
        <w:rPr>
          <w:rFonts w:ascii="Times New Roman" w:hAnsi="Times New Roman" w:eastAsia="Times New Roman"/>
        </w:rPr>
        <w:t>BloomAI</w:t>
      </w:r>
      <w:proofErr w:type="spellEnd"/>
      <w:r w:rsidRPr="00CC1568">
        <w:rPr>
          <w:rFonts w:ascii="Times New Roman" w:hAnsi="Times New Roman" w:eastAsia="Times New Roman"/>
        </w:rPr>
        <w:t>: Creating AI Prompts for Research and Learning</w:t>
      </w:r>
      <w:r w:rsidR="00310E42">
        <w:rPr>
          <w:rFonts w:ascii="Times New Roman" w:hAnsi="Times New Roman" w:eastAsia="Times New Roman"/>
        </w:rPr>
        <w:t xml:space="preserve"> -</w:t>
      </w:r>
    </w:p>
    <w:p w:rsidRPr="00CC1568" w:rsidR="00B975AE" w:rsidP="005862E1" w:rsidRDefault="00385A01" w14:paraId="2EDF11E2" w14:textId="451DCE11">
      <w:pPr>
        <w:pStyle w:val="ColorfulList-Accent11"/>
        <w:numPr>
          <w:ilvl w:val="2"/>
          <w:numId w:val="16"/>
        </w:numPr>
        <w:jc w:val="both"/>
        <w:rPr>
          <w:rFonts w:ascii="Times New Roman" w:hAnsi="Times New Roman"/>
        </w:rPr>
      </w:pPr>
      <w:r w:rsidRPr="00CC1568">
        <w:rPr>
          <w:rFonts w:ascii="Times New Roman" w:hAnsi="Times New Roman"/>
        </w:rPr>
        <w:t>Revolutionizing Learning with AI Generated MCQs</w:t>
      </w:r>
      <w:r w:rsidR="00310E42">
        <w:rPr>
          <w:rFonts w:ascii="Times New Roman" w:hAnsi="Times New Roman"/>
        </w:rPr>
        <w:t xml:space="preserve"> -</w:t>
      </w:r>
    </w:p>
    <w:p w:rsidRPr="00CC1568" w:rsidR="008D3FA7" w:rsidP="008D3FA7" w:rsidRDefault="001C1253" w14:paraId="5ECB41FD" w14:textId="31266D0A">
      <w:pPr>
        <w:pStyle w:val="ColorfulList-Accent11"/>
        <w:numPr>
          <w:ilvl w:val="2"/>
          <w:numId w:val="16"/>
        </w:numPr>
        <w:jc w:val="both"/>
        <w:rPr>
          <w:rFonts w:ascii="Times New Roman" w:hAnsi="Times New Roman"/>
        </w:rPr>
      </w:pPr>
      <w:r w:rsidRPr="00CC1568">
        <w:rPr>
          <w:rFonts w:ascii="Times New Roman" w:hAnsi="Times New Roman"/>
        </w:rPr>
        <w:t xml:space="preserve">Students Reimagine Education in an Era of </w:t>
      </w:r>
      <w:proofErr w:type="spellStart"/>
      <w:r w:rsidRPr="00CC1568">
        <w:rPr>
          <w:rFonts w:ascii="Times New Roman" w:hAnsi="Times New Roman"/>
        </w:rPr>
        <w:t>GenAI</w:t>
      </w:r>
      <w:proofErr w:type="spellEnd"/>
      <w:r w:rsidR="00310E42">
        <w:rPr>
          <w:rFonts w:ascii="Times New Roman" w:hAnsi="Times New Roman"/>
        </w:rPr>
        <w:t xml:space="preserve"> -</w:t>
      </w:r>
    </w:p>
    <w:p w:rsidRPr="00CC1568" w:rsidR="008D3FA7" w:rsidP="008D3FA7" w:rsidRDefault="008D3FA7" w14:paraId="1A62D79C" w14:textId="755388BE">
      <w:pPr>
        <w:pStyle w:val="ColorfulList-Accent11"/>
        <w:numPr>
          <w:ilvl w:val="2"/>
          <w:numId w:val="16"/>
        </w:numPr>
        <w:jc w:val="both"/>
        <w:rPr>
          <w:rFonts w:ascii="Times New Roman" w:hAnsi="Times New Roman"/>
        </w:rPr>
      </w:pPr>
      <w:r w:rsidRPr="00CC1568">
        <w:rPr>
          <w:rFonts w:ascii="Times New Roman" w:hAnsi="Times New Roman" w:eastAsia="Times New Roman"/>
        </w:rPr>
        <w:t>Providing Student Feedback Using Large Language Models</w:t>
      </w:r>
      <w:r w:rsidR="00310E42">
        <w:rPr>
          <w:rFonts w:ascii="Times New Roman" w:hAnsi="Times New Roman" w:eastAsia="Times New Roman"/>
        </w:rPr>
        <w:t xml:space="preserve"> - </w:t>
      </w:r>
    </w:p>
    <w:p w:rsidRPr="00AC24A0" w:rsidR="008D3FA7" w:rsidP="005862E1" w:rsidRDefault="008D3FA7" w14:paraId="46CFDB8D" w14:textId="77777777">
      <w:pPr>
        <w:pStyle w:val="ColorfulList-Accent11"/>
        <w:numPr>
          <w:ilvl w:val="2"/>
          <w:numId w:val="16"/>
        </w:numPr>
        <w:jc w:val="both"/>
        <w:rPr>
          <w:rFonts w:ascii="Times New Roman" w:hAnsi="Times New Roman"/>
        </w:rPr>
      </w:pPr>
    </w:p>
    <w:p w:rsidRPr="00D12DD3" w:rsidR="005326BB" w:rsidP="005326BB" w:rsidRDefault="005326BB" w14:paraId="36515B9A" w14:textId="77777777">
      <w:pPr>
        <w:pStyle w:val="ColorfulList-Accent11"/>
        <w:ind w:left="1800"/>
        <w:jc w:val="both"/>
        <w:rPr>
          <w:rFonts w:ascii="Times New Roman" w:hAnsi="Times New Roman"/>
        </w:rPr>
      </w:pPr>
    </w:p>
    <w:p w:rsidR="00C61BA8" w:rsidP="003415A9" w:rsidRDefault="00D407B3" w14:paraId="65949259" w14:textId="77777777">
      <w:pPr>
        <w:pStyle w:val="ColorfulList-Accent11"/>
        <w:numPr>
          <w:ilvl w:val="0"/>
          <w:numId w:val="16"/>
        </w:numPr>
        <w:jc w:val="both"/>
        <w:rPr>
          <w:rFonts w:ascii="Times New Roman" w:hAnsi="Times New Roman"/>
        </w:rPr>
      </w:pPr>
      <w:r w:rsidRPr="22731C35">
        <w:rPr>
          <w:rFonts w:ascii="Times New Roman" w:hAnsi="Times New Roman"/>
        </w:rPr>
        <w:t>P</w:t>
      </w:r>
      <w:r w:rsidRPr="22731C35" w:rsidR="00D261A3">
        <w:rPr>
          <w:rFonts w:ascii="Times New Roman" w:hAnsi="Times New Roman"/>
        </w:rPr>
        <w:t xml:space="preserve">articipate in local or regional conferences or professional organization </w:t>
      </w:r>
      <w:r w:rsidRPr="22731C35">
        <w:rPr>
          <w:rFonts w:ascii="Times New Roman" w:hAnsi="Times New Roman"/>
        </w:rPr>
        <w:t>activities.</w:t>
      </w:r>
      <w:r w:rsidRPr="22731C35" w:rsidR="00C61BA8">
        <w:rPr>
          <w:rFonts w:ascii="Times New Roman" w:hAnsi="Times New Roman"/>
        </w:rPr>
        <w:t xml:space="preserve"> </w:t>
      </w:r>
    </w:p>
    <w:p w:rsidR="001809A4" w:rsidP="00C61BA8" w:rsidRDefault="36647846" w14:paraId="31B03D63" w14:textId="5F2F36A5">
      <w:pPr>
        <w:pStyle w:val="ColorfulList-Accent11"/>
        <w:numPr>
          <w:ilvl w:val="1"/>
          <w:numId w:val="16"/>
        </w:numPr>
        <w:jc w:val="both"/>
        <w:rPr>
          <w:rStyle w:val="ui-provider"/>
          <w:rFonts w:ascii="Times New Roman" w:hAnsi="Times New Roman"/>
        </w:rPr>
      </w:pPr>
      <w:r w:rsidRPr="38D82718">
        <w:rPr>
          <w:rStyle w:val="ui-provider"/>
          <w:rFonts w:ascii="Times New Roman" w:hAnsi="Times New Roman"/>
        </w:rPr>
        <w:t>IFO (Inter Faculty Organization)</w:t>
      </w:r>
      <w:r w:rsidRPr="38D82718" w:rsidR="003415A9">
        <w:rPr>
          <w:rStyle w:val="ui-provider"/>
          <w:rFonts w:ascii="Times New Roman" w:hAnsi="Times New Roman"/>
        </w:rPr>
        <w:t xml:space="preserve"> Faculty of Color Mentor</w:t>
      </w:r>
      <w:r w:rsidR="00852697">
        <w:rPr>
          <w:rStyle w:val="ui-provider"/>
          <w:rFonts w:ascii="Times New Roman" w:hAnsi="Times New Roman"/>
        </w:rPr>
        <w:t xml:space="preserve">ing Workshop </w:t>
      </w:r>
      <w:r w:rsidRPr="38D82718" w:rsidR="003415A9">
        <w:rPr>
          <w:rStyle w:val="ui-provider"/>
          <w:rFonts w:ascii="Times New Roman" w:hAnsi="Times New Roman"/>
        </w:rPr>
        <w:t xml:space="preserve">Series: </w:t>
      </w:r>
    </w:p>
    <w:p w:rsidRPr="00C606D5" w:rsidR="00C61BA8" w:rsidP="001809A4" w:rsidRDefault="003415A9" w14:paraId="5EB49C32" w14:textId="78FD8A51">
      <w:pPr>
        <w:pStyle w:val="ColorfulList-Accent11"/>
        <w:numPr>
          <w:ilvl w:val="2"/>
          <w:numId w:val="16"/>
        </w:numPr>
        <w:jc w:val="both"/>
        <w:rPr>
          <w:rFonts w:ascii="Times New Roman" w:hAnsi="Times New Roman"/>
        </w:rPr>
      </w:pPr>
      <w:r w:rsidRPr="38D82718">
        <w:rPr>
          <w:rStyle w:val="ui-provider"/>
          <w:rFonts w:ascii="Times New Roman" w:hAnsi="Times New Roman"/>
        </w:rPr>
        <w:t>Relationship between mentor and mentee - 05/12/2023</w:t>
      </w:r>
      <w:r w:rsidRPr="38D82718" w:rsidR="00C61BA8">
        <w:rPr>
          <w:rFonts w:ascii="Times New Roman" w:hAnsi="Times New Roman"/>
        </w:rPr>
        <w:t xml:space="preserve">. Participants were exposed to </w:t>
      </w:r>
      <w:r w:rsidRPr="38D82718" w:rsidR="00C61BA8">
        <w:rPr>
          <w:rFonts w:ascii="Times New Roman" w:hAnsi="Times New Roman" w:eastAsia="Times New Roman"/>
        </w:rPr>
        <w:t xml:space="preserve">strategies to build and foster trusting mentor/mentee relationships. </w:t>
      </w:r>
      <w:r w:rsidRPr="38D82718" w:rsidR="00C61BA8">
        <w:rPr>
          <w:rFonts w:ascii="Times New Roman" w:hAnsi="Times New Roman" w:eastAsia="Times New Roman"/>
        </w:rPr>
        <w:lastRenderedPageBreak/>
        <w:t xml:space="preserve">The workshop also explored the </w:t>
      </w:r>
      <w:r w:rsidRPr="38D82718" w:rsidR="145A9F68">
        <w:rPr>
          <w:rFonts w:ascii="Times New Roman" w:hAnsi="Times New Roman" w:eastAsia="Times New Roman"/>
        </w:rPr>
        <w:t>diverse types</w:t>
      </w:r>
      <w:r w:rsidRPr="38D82718" w:rsidR="00C61BA8">
        <w:rPr>
          <w:rFonts w:ascii="Times New Roman" w:hAnsi="Times New Roman" w:eastAsia="Times New Roman"/>
        </w:rPr>
        <w:t xml:space="preserve"> of communication within the academy and how faculty can leverage each type to build respectful and workable relationships necessary for effective and successful mentorship teams.</w:t>
      </w:r>
    </w:p>
    <w:p w:rsidR="00C606D5" w:rsidP="001809A4" w:rsidRDefault="00EB4E11" w14:paraId="70AC4D85" w14:textId="512FD176">
      <w:pPr>
        <w:pStyle w:val="ColorfulList-Accent11"/>
        <w:numPr>
          <w:ilvl w:val="2"/>
          <w:numId w:val="16"/>
        </w:numPr>
        <w:jc w:val="both"/>
        <w:rPr>
          <w:rFonts w:ascii="Times New Roman" w:hAnsi="Times New Roman"/>
        </w:rPr>
      </w:pPr>
      <w:r w:rsidRPr="00EB4E11">
        <w:rPr>
          <w:rStyle w:val="ui-provider"/>
          <w:rFonts w:ascii="Times New Roman" w:hAnsi="Times New Roman"/>
        </w:rPr>
        <w:t>Preparing for Tenure &amp; Promotion</w:t>
      </w:r>
      <w:r w:rsidRPr="38D82718" w:rsidR="00070CFD">
        <w:rPr>
          <w:rStyle w:val="ui-provider"/>
          <w:rFonts w:ascii="Times New Roman" w:hAnsi="Times New Roman"/>
        </w:rPr>
        <w:t xml:space="preserve"> - </w:t>
      </w:r>
      <w:r>
        <w:rPr>
          <w:rStyle w:val="ui-provider"/>
          <w:rFonts w:ascii="Times New Roman" w:hAnsi="Times New Roman"/>
        </w:rPr>
        <w:t>09</w:t>
      </w:r>
      <w:r w:rsidRPr="38D82718" w:rsidR="00070CFD">
        <w:rPr>
          <w:rStyle w:val="ui-provider"/>
          <w:rFonts w:ascii="Times New Roman" w:hAnsi="Times New Roman"/>
        </w:rPr>
        <w:t>/</w:t>
      </w:r>
      <w:r>
        <w:rPr>
          <w:rStyle w:val="ui-provider"/>
          <w:rFonts w:ascii="Times New Roman" w:hAnsi="Times New Roman"/>
        </w:rPr>
        <w:t>22</w:t>
      </w:r>
      <w:r w:rsidRPr="38D82718" w:rsidR="00070CFD">
        <w:rPr>
          <w:rStyle w:val="ui-provider"/>
          <w:rFonts w:ascii="Times New Roman" w:hAnsi="Times New Roman"/>
        </w:rPr>
        <w:t>/2023</w:t>
      </w:r>
      <w:r w:rsidRPr="38D82718" w:rsidR="00070CFD">
        <w:rPr>
          <w:rFonts w:ascii="Times New Roman" w:hAnsi="Times New Roman"/>
        </w:rPr>
        <w:t>.</w:t>
      </w:r>
    </w:p>
    <w:p w:rsidR="00BA413D" w:rsidP="00852697" w:rsidRDefault="00EF0B95" w14:paraId="254C4251" w14:textId="3283752F">
      <w:pPr>
        <w:pStyle w:val="ColorfulList-Accent11"/>
        <w:numPr>
          <w:ilvl w:val="2"/>
          <w:numId w:val="16"/>
        </w:numPr>
        <w:jc w:val="both"/>
        <w:rPr>
          <w:rFonts w:ascii="Times New Roman" w:hAnsi="Times New Roman"/>
        </w:rPr>
      </w:pPr>
      <w:r w:rsidRPr="00EF0B95">
        <w:rPr>
          <w:rFonts w:ascii="Times New Roman" w:hAnsi="Times New Roman"/>
        </w:rPr>
        <w:t xml:space="preserve">Legal Guidance for </w:t>
      </w:r>
      <w:proofErr w:type="spellStart"/>
      <w:r w:rsidRPr="00EF0B95">
        <w:rPr>
          <w:rFonts w:ascii="Times New Roman" w:hAnsi="Times New Roman"/>
        </w:rPr>
        <w:t>MinnState</w:t>
      </w:r>
      <w:proofErr w:type="spellEnd"/>
      <w:r w:rsidRPr="00EF0B95">
        <w:rPr>
          <w:rFonts w:ascii="Times New Roman" w:hAnsi="Times New Roman"/>
        </w:rPr>
        <w:t xml:space="preserve"> International Faculty</w:t>
      </w:r>
      <w:r>
        <w:rPr>
          <w:rFonts w:ascii="Times New Roman" w:hAnsi="Times New Roman"/>
        </w:rPr>
        <w:t xml:space="preserve"> – 11/03/2023</w:t>
      </w:r>
    </w:p>
    <w:p w:rsidRPr="003B343E" w:rsidR="00EA4C9A" w:rsidP="00D2265D" w:rsidRDefault="00E21C13" w14:paraId="5E53B795" w14:textId="00E174D6">
      <w:pPr>
        <w:pStyle w:val="ColorfulList-Accent11"/>
        <w:numPr>
          <w:ilvl w:val="2"/>
          <w:numId w:val="16"/>
        </w:numPr>
        <w:jc w:val="both"/>
        <w:rPr>
          <w:rFonts w:ascii="Times New Roman" w:hAnsi="Times New Roman"/>
        </w:rPr>
      </w:pPr>
      <w:r w:rsidRPr="003B343E">
        <w:rPr>
          <w:rFonts w:ascii="Times New Roman" w:hAnsi="Times New Roman"/>
        </w:rPr>
        <w:t>Faculty of Color Mentorship Summit, 01/19/2024</w:t>
      </w:r>
      <w:r w:rsidRPr="003B343E" w:rsidR="00D2265D">
        <w:rPr>
          <w:rFonts w:ascii="Times New Roman" w:hAnsi="Times New Roman"/>
        </w:rPr>
        <w:t xml:space="preserve">. Theme: Building Mentoring Connections that Facilitate Growth. </w:t>
      </w:r>
      <w:r w:rsidRPr="003B343E" w:rsidR="00EA4C9A">
        <w:rPr>
          <w:rFonts w:ascii="Times New Roman" w:hAnsi="Times New Roman"/>
          <w:color w:val="000000"/>
        </w:rPr>
        <w:t>Keynote: Dr. Doug Hall - Vice President of Career and Professional Development, Highpoint University</w:t>
      </w:r>
    </w:p>
    <w:p w:rsidRPr="00C61BA8" w:rsidR="00EA4C9A" w:rsidP="00852697" w:rsidRDefault="00EA4C9A" w14:paraId="292E0527" w14:textId="77777777">
      <w:pPr>
        <w:pStyle w:val="ColorfulList-Accent11"/>
        <w:numPr>
          <w:ilvl w:val="2"/>
          <w:numId w:val="16"/>
        </w:numPr>
        <w:jc w:val="both"/>
        <w:rPr>
          <w:rFonts w:ascii="Times New Roman" w:hAnsi="Times New Roman"/>
        </w:rPr>
      </w:pPr>
    </w:p>
    <w:p w:rsidR="0006696A" w:rsidP="38D82718" w:rsidRDefault="009C6CDD" w14:paraId="29CB9718" w14:textId="51B849D3">
      <w:pPr>
        <w:pStyle w:val="ColorfulList-Accent11"/>
        <w:numPr>
          <w:ilvl w:val="1"/>
          <w:numId w:val="16"/>
        </w:numPr>
        <w:jc w:val="both"/>
        <w:rPr>
          <w:rFonts w:ascii="Times New Roman" w:hAnsi="Times New Roman" w:eastAsia="Times New Roman"/>
        </w:rPr>
      </w:pPr>
      <w:r w:rsidRPr="009C6CDD">
        <w:rPr>
          <w:rFonts w:ascii="Times New Roman" w:hAnsi="Times New Roman" w:eastAsia="Times New Roman"/>
        </w:rPr>
        <w:t>IFO-</w:t>
      </w:r>
      <w:r w:rsidR="00F02844">
        <w:rPr>
          <w:rFonts w:ascii="Times New Roman" w:hAnsi="Times New Roman" w:eastAsia="Times New Roman"/>
        </w:rPr>
        <w:t xml:space="preserve"> Metro </w:t>
      </w:r>
      <w:r w:rsidRPr="009C6CDD">
        <w:rPr>
          <w:rFonts w:ascii="Times New Roman" w:hAnsi="Times New Roman" w:eastAsia="Times New Roman"/>
        </w:rPr>
        <w:t xml:space="preserve">FA Faculty Issues Committee </w:t>
      </w:r>
      <w:r w:rsidRPr="3C53863A" w:rsidR="2A047391">
        <w:rPr>
          <w:rFonts w:ascii="Times New Roman" w:hAnsi="Times New Roman" w:eastAsia="Times New Roman"/>
        </w:rPr>
        <w:t>Annual</w:t>
      </w:r>
      <w:r w:rsidRPr="009C6CDD">
        <w:rPr>
          <w:rFonts w:ascii="Times New Roman" w:hAnsi="Times New Roman" w:eastAsia="Times New Roman"/>
        </w:rPr>
        <w:t xml:space="preserve"> Promotion and Tenure (P&amp;T) Workshop on Friday, November 10, 2023</w:t>
      </w:r>
    </w:p>
    <w:p w:rsidR="00BD1ADE" w:rsidP="38D82718" w:rsidRDefault="00BB6160" w14:paraId="648236E6" w14:textId="392E5DDF">
      <w:pPr>
        <w:pStyle w:val="ColorfulList-Accent11"/>
        <w:numPr>
          <w:ilvl w:val="1"/>
          <w:numId w:val="16"/>
        </w:numPr>
        <w:jc w:val="both"/>
        <w:rPr>
          <w:rFonts w:ascii="Times New Roman" w:hAnsi="Times New Roman" w:eastAsia="Times New Roman"/>
        </w:rPr>
      </w:pPr>
      <w:r>
        <w:rPr>
          <w:rFonts w:ascii="Times New Roman" w:hAnsi="Times New Roman" w:eastAsia="Times New Roman"/>
        </w:rPr>
        <w:t xml:space="preserve">Metro State University’s </w:t>
      </w:r>
      <w:r w:rsidR="00D6176C">
        <w:rPr>
          <w:rFonts w:ascii="Times New Roman" w:hAnsi="Times New Roman" w:eastAsia="Times New Roman"/>
        </w:rPr>
        <w:t xml:space="preserve">Faculty of Color mentorship </w:t>
      </w:r>
      <w:r w:rsidR="00995F02">
        <w:rPr>
          <w:rFonts w:ascii="Times New Roman" w:hAnsi="Times New Roman" w:eastAsia="Times New Roman"/>
        </w:rPr>
        <w:t>program (</w:t>
      </w:r>
      <w:proofErr w:type="spellStart"/>
      <w:r w:rsidR="00995F02">
        <w:rPr>
          <w:rFonts w:ascii="Times New Roman" w:hAnsi="Times New Roman" w:eastAsia="Times New Roman"/>
        </w:rPr>
        <w:t>FoCMP</w:t>
      </w:r>
      <w:proofErr w:type="spellEnd"/>
      <w:r w:rsidR="00D93F05">
        <w:rPr>
          <w:rFonts w:ascii="Times New Roman" w:hAnsi="Times New Roman" w:eastAsia="Times New Roman"/>
        </w:rPr>
        <w:t xml:space="preserve">): </w:t>
      </w:r>
    </w:p>
    <w:p w:rsidR="00D6176C" w:rsidP="00143E3B" w:rsidRDefault="00D93F05" w14:paraId="7BB5221C" w14:textId="70DCDFCA">
      <w:pPr>
        <w:pStyle w:val="ColorfulList-Accent11"/>
        <w:numPr>
          <w:ilvl w:val="2"/>
          <w:numId w:val="16"/>
        </w:numPr>
        <w:jc w:val="both"/>
        <w:rPr>
          <w:rFonts w:ascii="Times New Roman" w:hAnsi="Times New Roman" w:eastAsia="Times New Roman"/>
        </w:rPr>
      </w:pPr>
      <w:r w:rsidRPr="00D93F05">
        <w:rPr>
          <w:rFonts w:ascii="Times New Roman" w:hAnsi="Times New Roman" w:eastAsia="Times New Roman"/>
        </w:rPr>
        <w:t>The tenure and promotion process: questions and insights</w:t>
      </w:r>
      <w:r>
        <w:rPr>
          <w:rFonts w:ascii="Times New Roman" w:hAnsi="Times New Roman" w:eastAsia="Times New Roman"/>
        </w:rPr>
        <w:t xml:space="preserve"> – 11/17/2023</w:t>
      </w:r>
    </w:p>
    <w:p w:rsidR="00143E3B" w:rsidP="00143E3B" w:rsidRDefault="00143E3B" w14:paraId="08877C35" w14:textId="026A0401">
      <w:pPr>
        <w:pStyle w:val="ColorfulList-Accent11"/>
        <w:numPr>
          <w:ilvl w:val="2"/>
          <w:numId w:val="16"/>
        </w:numPr>
        <w:jc w:val="both"/>
        <w:rPr>
          <w:rFonts w:ascii="Times New Roman" w:hAnsi="Times New Roman" w:eastAsia="Times New Roman"/>
        </w:rPr>
      </w:pPr>
      <w:r w:rsidRPr="00143E3B">
        <w:rPr>
          <w:rFonts w:ascii="Times New Roman" w:hAnsi="Times New Roman" w:eastAsia="Times New Roman"/>
        </w:rPr>
        <w:t>Securing a grant: Learning from our university's successful grant writers</w:t>
      </w:r>
      <w:r>
        <w:rPr>
          <w:rFonts w:ascii="Times New Roman" w:hAnsi="Times New Roman" w:eastAsia="Times New Roman"/>
        </w:rPr>
        <w:t xml:space="preserve"> – 02/23/2023</w:t>
      </w:r>
    </w:p>
    <w:p w:rsidR="00D0282F" w:rsidP="38D82718" w:rsidRDefault="4E80409E" w14:paraId="3DA71B4F" w14:textId="7F6A3DA3">
      <w:pPr>
        <w:pStyle w:val="ColorfulList-Accent11"/>
        <w:numPr>
          <w:ilvl w:val="1"/>
          <w:numId w:val="16"/>
        </w:numPr>
        <w:jc w:val="both"/>
        <w:rPr>
          <w:rFonts w:ascii="Times New Roman" w:hAnsi="Times New Roman" w:eastAsia="Times New Roman"/>
        </w:rPr>
      </w:pPr>
      <w:r w:rsidRPr="38D82718">
        <w:rPr>
          <w:rFonts w:ascii="Times New Roman" w:hAnsi="Times New Roman" w:eastAsia="Times New Roman"/>
        </w:rPr>
        <w:t xml:space="preserve">PC member </w:t>
      </w:r>
      <w:r w:rsidR="00D0282F">
        <w:rPr>
          <w:rFonts w:ascii="Times New Roman" w:hAnsi="Times New Roman" w:eastAsia="Times New Roman"/>
        </w:rPr>
        <w:t>on several conferences and workshops</w:t>
      </w:r>
    </w:p>
    <w:p w:rsidR="4E80409E" w:rsidP="00D0282F" w:rsidRDefault="4E80409E" w14:paraId="31CB1281" w14:textId="07D5B466">
      <w:pPr>
        <w:pStyle w:val="ColorfulList-Accent11"/>
        <w:numPr>
          <w:ilvl w:val="2"/>
          <w:numId w:val="16"/>
        </w:numPr>
        <w:jc w:val="both"/>
        <w:rPr>
          <w:rFonts w:ascii="Times New Roman" w:hAnsi="Times New Roman" w:eastAsia="Times New Roman"/>
        </w:rPr>
      </w:pPr>
      <w:r w:rsidRPr="38D82718">
        <w:rPr>
          <w:rFonts w:ascii="Times New Roman" w:hAnsi="Times New Roman" w:eastAsia="Times New Roman"/>
        </w:rPr>
        <w:t>Workshop on Democracy and AI (DemocrAI2023), November 16th, 2023, Jakarta, Indonesia</w:t>
      </w:r>
    </w:p>
    <w:p w:rsidR="00366D2B" w:rsidP="00D0282F" w:rsidRDefault="002C493B" w14:paraId="0D98452E" w14:textId="5F122FCD">
      <w:pPr>
        <w:pStyle w:val="ColorfulList-Accent11"/>
        <w:numPr>
          <w:ilvl w:val="2"/>
          <w:numId w:val="16"/>
        </w:numPr>
        <w:jc w:val="both"/>
        <w:rPr>
          <w:rFonts w:ascii="Times New Roman" w:hAnsi="Times New Roman" w:eastAsia="Times New Roman"/>
        </w:rPr>
      </w:pPr>
      <w:r>
        <w:rPr>
          <w:rFonts w:ascii="Times New Roman" w:hAnsi="Times New Roman" w:eastAsia="Times New Roman"/>
        </w:rPr>
        <w:t>15</w:t>
      </w:r>
      <w:r w:rsidRPr="004076CE">
        <w:rPr>
          <w:rFonts w:ascii="Times New Roman" w:hAnsi="Times New Roman" w:eastAsia="Times New Roman"/>
          <w:vertAlign w:val="superscript"/>
        </w:rPr>
        <w:t>th</w:t>
      </w:r>
      <w:r>
        <w:rPr>
          <w:rFonts w:ascii="Times New Roman" w:hAnsi="Times New Roman" w:eastAsia="Times New Roman"/>
        </w:rPr>
        <w:t xml:space="preserve"> ICT for Africa (ICT4Africa) Conference, Cameroon, May 8 – 10, 2024</w:t>
      </w:r>
    </w:p>
    <w:p w:rsidR="00E067DD" w:rsidP="002C493B" w:rsidRDefault="00E410FF" w14:paraId="2AC4B0F6" w14:textId="05F95B04">
      <w:pPr>
        <w:pStyle w:val="ColorfulList-Accent11"/>
        <w:numPr>
          <w:ilvl w:val="1"/>
          <w:numId w:val="16"/>
        </w:numPr>
        <w:jc w:val="both"/>
        <w:rPr>
          <w:rFonts w:ascii="Times New Roman" w:hAnsi="Times New Roman" w:eastAsia="Times New Roman"/>
        </w:rPr>
      </w:pPr>
      <w:r>
        <w:rPr>
          <w:rFonts w:ascii="Times New Roman" w:hAnsi="Times New Roman" w:eastAsia="Times New Roman"/>
        </w:rPr>
        <w:t>COM Lunch and Learn</w:t>
      </w:r>
      <w:r w:rsidR="008433DB">
        <w:rPr>
          <w:rFonts w:ascii="Times New Roman" w:hAnsi="Times New Roman" w:eastAsia="Times New Roman"/>
        </w:rPr>
        <w:t xml:space="preserve"> Series</w:t>
      </w:r>
    </w:p>
    <w:p w:rsidR="009A247D" w:rsidP="009A247D" w:rsidRDefault="009A247D" w14:paraId="649122D3" w14:textId="48F101B8">
      <w:pPr>
        <w:pStyle w:val="ColorfulList-Accent11"/>
        <w:numPr>
          <w:ilvl w:val="2"/>
          <w:numId w:val="16"/>
        </w:numPr>
        <w:jc w:val="both"/>
        <w:rPr>
          <w:rFonts w:ascii="Times New Roman" w:hAnsi="Times New Roman" w:eastAsia="Times New Roman"/>
        </w:rPr>
      </w:pPr>
      <w:r w:rsidRPr="009A247D">
        <w:rPr>
          <w:rFonts w:ascii="Times New Roman" w:hAnsi="Times New Roman" w:eastAsia="Times New Roman"/>
        </w:rPr>
        <w:t>Leadership in the Digital Age: The Importance of Interpersonal Connection</w:t>
      </w:r>
      <w:r>
        <w:rPr>
          <w:rFonts w:ascii="Times New Roman" w:hAnsi="Times New Roman" w:eastAsia="Times New Roman"/>
        </w:rPr>
        <w:t xml:space="preserve"> – Kevin Jones, 09/26/2023</w:t>
      </w:r>
    </w:p>
    <w:p w:rsidR="005D23C6" w:rsidP="009A247D" w:rsidRDefault="005D23C6" w14:paraId="17CC914C" w14:textId="64905AC4">
      <w:pPr>
        <w:pStyle w:val="ColorfulList-Accent11"/>
        <w:numPr>
          <w:ilvl w:val="2"/>
          <w:numId w:val="16"/>
        </w:numPr>
        <w:jc w:val="both"/>
        <w:rPr>
          <w:rFonts w:ascii="Times New Roman" w:hAnsi="Times New Roman" w:eastAsia="Times New Roman"/>
        </w:rPr>
      </w:pPr>
      <w:r w:rsidRPr="005D23C6">
        <w:rPr>
          <w:rFonts w:ascii="Times New Roman" w:hAnsi="Times New Roman" w:eastAsia="Times New Roman"/>
        </w:rPr>
        <w:t>Psychological Types, work</w:t>
      </w:r>
      <w:r w:rsidRPr="3C53863A" w:rsidR="184AF4CE">
        <w:rPr>
          <w:rFonts w:ascii="Times New Roman" w:hAnsi="Times New Roman" w:eastAsia="Times New Roman"/>
        </w:rPr>
        <w:t>,</w:t>
      </w:r>
      <w:r w:rsidRPr="005D23C6">
        <w:rPr>
          <w:rFonts w:ascii="Times New Roman" w:hAnsi="Times New Roman" w:eastAsia="Times New Roman"/>
        </w:rPr>
        <w:t xml:space="preserve"> and life</w:t>
      </w:r>
      <w:r w:rsidR="004A7781">
        <w:rPr>
          <w:rFonts w:ascii="Times New Roman" w:hAnsi="Times New Roman" w:eastAsia="Times New Roman"/>
        </w:rPr>
        <w:t xml:space="preserve"> – Tania Casado</w:t>
      </w:r>
      <w:r w:rsidR="00800202">
        <w:rPr>
          <w:rFonts w:ascii="Times New Roman" w:hAnsi="Times New Roman" w:eastAsia="Times New Roman"/>
        </w:rPr>
        <w:t>, 10/24/2023</w:t>
      </w:r>
    </w:p>
    <w:p w:rsidR="00084C78" w:rsidP="009A247D" w:rsidRDefault="00AF3B9B" w14:paraId="080B09EC" w14:textId="3AF1F1A8">
      <w:pPr>
        <w:pStyle w:val="ColorfulList-Accent11"/>
        <w:numPr>
          <w:ilvl w:val="2"/>
          <w:numId w:val="16"/>
        </w:numPr>
        <w:jc w:val="both"/>
        <w:rPr>
          <w:rFonts w:ascii="Times New Roman" w:hAnsi="Times New Roman" w:eastAsia="Times New Roman"/>
        </w:rPr>
      </w:pPr>
      <w:r w:rsidRPr="00AF3B9B">
        <w:rPr>
          <w:rFonts w:ascii="Times New Roman" w:hAnsi="Times New Roman" w:eastAsia="Times New Roman"/>
        </w:rPr>
        <w:t>Relevance, Belonging, and Growth Mindset in Economics: Differences across Institution Types</w:t>
      </w:r>
      <w:r>
        <w:rPr>
          <w:rFonts w:ascii="Times New Roman" w:hAnsi="Times New Roman" w:eastAsia="Times New Roman"/>
        </w:rPr>
        <w:t xml:space="preserve"> </w:t>
      </w:r>
      <w:r w:rsidR="0053550B">
        <w:rPr>
          <w:rFonts w:ascii="Times New Roman" w:hAnsi="Times New Roman" w:eastAsia="Times New Roman"/>
        </w:rPr>
        <w:t>–</w:t>
      </w:r>
      <w:r>
        <w:rPr>
          <w:rFonts w:ascii="Times New Roman" w:hAnsi="Times New Roman" w:eastAsia="Times New Roman"/>
        </w:rPr>
        <w:t xml:space="preserve"> </w:t>
      </w:r>
      <w:r w:rsidR="0053550B">
        <w:rPr>
          <w:rFonts w:ascii="Times New Roman" w:hAnsi="Times New Roman" w:eastAsia="Times New Roman"/>
        </w:rPr>
        <w:t>Allen Bellas, 11/07/2023</w:t>
      </w:r>
    </w:p>
    <w:p w:rsidRPr="002C493B" w:rsidR="0017772A" w:rsidP="009A247D" w:rsidRDefault="00166F06" w14:paraId="113EAD7D" w14:textId="390FB61A">
      <w:pPr>
        <w:pStyle w:val="ColorfulList-Accent11"/>
        <w:numPr>
          <w:ilvl w:val="2"/>
          <w:numId w:val="16"/>
        </w:numPr>
        <w:jc w:val="both"/>
        <w:rPr>
          <w:rFonts w:ascii="Times New Roman" w:hAnsi="Times New Roman" w:eastAsia="Times New Roman"/>
        </w:rPr>
      </w:pPr>
      <w:r>
        <w:rPr>
          <w:rFonts w:ascii="Times New Roman" w:hAnsi="Times New Roman" w:eastAsia="Times New Roman"/>
        </w:rPr>
        <w:t>The Power of Empathic Communication</w:t>
      </w:r>
      <w:r w:rsidR="00183476">
        <w:rPr>
          <w:rFonts w:ascii="Times New Roman" w:hAnsi="Times New Roman" w:eastAsia="Times New Roman"/>
        </w:rPr>
        <w:t>, Speaking and Listening with Compassion</w:t>
      </w:r>
      <w:r>
        <w:rPr>
          <w:rFonts w:ascii="Times New Roman" w:hAnsi="Times New Roman" w:eastAsia="Times New Roman"/>
        </w:rPr>
        <w:t xml:space="preserve"> - </w:t>
      </w:r>
      <w:r w:rsidRPr="00166F06">
        <w:rPr>
          <w:color w:val="000000"/>
          <w:shd w:val="clear" w:color="auto" w:fill="FFFFFF"/>
        </w:rPr>
        <w:t xml:space="preserve">Dr. Wayne </w:t>
      </w:r>
      <w:proofErr w:type="spellStart"/>
      <w:r w:rsidRPr="00166F06">
        <w:rPr>
          <w:color w:val="000000"/>
          <w:shd w:val="clear" w:color="auto" w:fill="FFFFFF"/>
        </w:rPr>
        <w:t>Valim</w:t>
      </w:r>
      <w:proofErr w:type="spellEnd"/>
      <w:r>
        <w:rPr>
          <w:color w:val="000000"/>
          <w:shd w:val="clear" w:color="auto" w:fill="FFFFFF"/>
        </w:rPr>
        <w:t>, 01/23/2024</w:t>
      </w:r>
    </w:p>
    <w:p w:rsidR="33280356" w:rsidP="086227B1" w:rsidRDefault="33280356" w14:paraId="1D67FEC7" w14:textId="2FE138B7">
      <w:pPr>
        <w:pStyle w:val="ColorfulList-Accent11"/>
        <w:numPr>
          <w:ilvl w:val="2"/>
          <w:numId w:val="16"/>
        </w:numPr>
        <w:jc w:val="both"/>
        <w:rPr>
          <w:rFonts w:ascii="Times New Roman" w:hAnsi="Times New Roman" w:eastAsia="Times New Roman"/>
          <w:color w:val="000000" w:themeColor="text1"/>
        </w:rPr>
      </w:pPr>
      <w:r w:rsidRPr="086227B1">
        <w:rPr>
          <w:rFonts w:ascii="Times New Roman" w:hAnsi="Times New Roman" w:eastAsia="Times New Roman"/>
          <w:color w:val="000000" w:themeColor="text1"/>
        </w:rPr>
        <w:t xml:space="preserve">Work/Life Integration: Knowing Your Values and making Intentional Changes to engage with impact – Janet </w:t>
      </w:r>
      <w:proofErr w:type="spellStart"/>
      <w:r w:rsidRPr="086227B1">
        <w:rPr>
          <w:rFonts w:ascii="Times New Roman" w:hAnsi="Times New Roman" w:eastAsia="Times New Roman"/>
          <w:color w:val="000000" w:themeColor="text1"/>
        </w:rPr>
        <w:t>Tilstra</w:t>
      </w:r>
      <w:proofErr w:type="spellEnd"/>
      <w:r w:rsidRPr="086227B1" w:rsidR="17EE1187">
        <w:rPr>
          <w:rFonts w:ascii="Times New Roman" w:hAnsi="Times New Roman" w:eastAsia="Times New Roman"/>
          <w:color w:val="000000" w:themeColor="text1"/>
        </w:rPr>
        <w:t>, 02/06/2024</w:t>
      </w:r>
    </w:p>
    <w:p w:rsidRPr="00C61BA8" w:rsidR="00D261A3" w:rsidP="00E64577" w:rsidRDefault="00053F08" w14:paraId="040495DD" w14:textId="17DADF32">
      <w:pPr>
        <w:numPr>
          <w:ilvl w:val="0"/>
          <w:numId w:val="17"/>
        </w:numPr>
        <w:jc w:val="both"/>
        <w:rPr>
          <w:rFonts w:ascii="Times New Roman" w:hAnsi="Times New Roman"/>
        </w:rPr>
      </w:pPr>
      <w:r w:rsidRPr="00C61BA8">
        <w:rPr>
          <w:rFonts w:ascii="Times New Roman" w:hAnsi="Times New Roman"/>
        </w:rPr>
        <w:t xml:space="preserve">Engage in life-long </w:t>
      </w:r>
      <w:r w:rsidRPr="00C61BA8" w:rsidR="00E64577">
        <w:rPr>
          <w:rFonts w:ascii="Times New Roman" w:hAnsi="Times New Roman"/>
        </w:rPr>
        <w:t>learning</w:t>
      </w:r>
      <w:r w:rsidR="00B863C6">
        <w:rPr>
          <w:rFonts w:ascii="Times New Roman" w:hAnsi="Times New Roman"/>
        </w:rPr>
        <w:t xml:space="preserve"> for </w:t>
      </w:r>
      <w:r w:rsidR="004268B9">
        <w:rPr>
          <w:rFonts w:ascii="Times New Roman" w:hAnsi="Times New Roman"/>
        </w:rPr>
        <w:t xml:space="preserve">continuous </w:t>
      </w:r>
      <w:r w:rsidR="00B863C6">
        <w:rPr>
          <w:rFonts w:ascii="Times New Roman" w:hAnsi="Times New Roman"/>
        </w:rPr>
        <w:t>capacity building</w:t>
      </w:r>
      <w:r w:rsidR="004268B9">
        <w:rPr>
          <w:rFonts w:ascii="Times New Roman" w:hAnsi="Times New Roman"/>
        </w:rPr>
        <w:t xml:space="preserve"> and development</w:t>
      </w:r>
      <w:r w:rsidRPr="00C61BA8" w:rsidR="00E64577">
        <w:rPr>
          <w:rFonts w:ascii="Times New Roman" w:hAnsi="Times New Roman"/>
        </w:rPr>
        <w:t>.</w:t>
      </w:r>
    </w:p>
    <w:p w:rsidR="003415A9" w:rsidP="003415A9" w:rsidRDefault="003415A9" w14:paraId="00D78757" w14:textId="723CB933">
      <w:pPr>
        <w:numPr>
          <w:ilvl w:val="1"/>
          <w:numId w:val="17"/>
        </w:numPr>
        <w:jc w:val="both"/>
        <w:rPr>
          <w:rStyle w:val="ui-provider"/>
          <w:rFonts w:ascii="Times New Roman" w:hAnsi="Times New Roman"/>
        </w:rPr>
      </w:pPr>
      <w:r w:rsidRPr="38D82718">
        <w:rPr>
          <w:rStyle w:val="ui-provider"/>
          <w:rFonts w:ascii="Times New Roman" w:hAnsi="Times New Roman"/>
        </w:rPr>
        <w:t xml:space="preserve">Attended the </w:t>
      </w:r>
      <w:proofErr w:type="spellStart"/>
      <w:r w:rsidRPr="38D82718">
        <w:rPr>
          <w:rStyle w:val="ui-provider"/>
          <w:rFonts w:ascii="Times New Roman" w:hAnsi="Times New Roman"/>
        </w:rPr>
        <w:t>GoTo</w:t>
      </w:r>
      <w:proofErr w:type="spellEnd"/>
      <w:r w:rsidRPr="38D82718">
        <w:rPr>
          <w:rStyle w:val="ui-provider"/>
          <w:rFonts w:ascii="Times New Roman" w:hAnsi="Times New Roman"/>
        </w:rPr>
        <w:t xml:space="preserve"> </w:t>
      </w:r>
      <w:r w:rsidRPr="38D82718" w:rsidR="2DF54A87">
        <w:rPr>
          <w:rStyle w:val="ui-provider"/>
          <w:rFonts w:ascii="Times New Roman" w:hAnsi="Times New Roman"/>
        </w:rPr>
        <w:t>Webinar</w:t>
      </w:r>
      <w:r w:rsidRPr="38D82718">
        <w:rPr>
          <w:rStyle w:val="ui-provider"/>
          <w:rFonts w:ascii="Times New Roman" w:hAnsi="Times New Roman"/>
        </w:rPr>
        <w:t xml:space="preserve">: </w:t>
      </w:r>
      <w:proofErr w:type="spellStart"/>
      <w:r w:rsidRPr="38D82718">
        <w:rPr>
          <w:rStyle w:val="ui-provider"/>
          <w:rFonts w:ascii="Times New Roman" w:hAnsi="Times New Roman"/>
        </w:rPr>
        <w:t>GoToWebinar</w:t>
      </w:r>
      <w:proofErr w:type="spellEnd"/>
      <w:r w:rsidRPr="38D82718">
        <w:rPr>
          <w:rStyle w:val="ui-provider"/>
          <w:rFonts w:ascii="Times New Roman" w:hAnsi="Times New Roman"/>
        </w:rPr>
        <w:t xml:space="preserve"> - Transforming academic research with the </w:t>
      </w:r>
      <w:r w:rsidRPr="38D82718" w:rsidR="010E3F3E">
        <w:rPr>
          <w:rStyle w:val="ui-provider"/>
          <w:rFonts w:ascii="Times New Roman" w:hAnsi="Times New Roman"/>
        </w:rPr>
        <w:t>AWS (Amazon Web Services)</w:t>
      </w:r>
      <w:r w:rsidRPr="38D82718">
        <w:rPr>
          <w:rStyle w:val="ui-provider"/>
          <w:rFonts w:ascii="Times New Roman" w:hAnsi="Times New Roman"/>
        </w:rPr>
        <w:t xml:space="preserve"> Cloud, 05/17/2023</w:t>
      </w:r>
    </w:p>
    <w:p w:rsidR="00B776A7" w:rsidP="003415A9" w:rsidRDefault="00B776A7" w14:paraId="761CFD4A" w14:textId="3D622CFC">
      <w:pPr>
        <w:numPr>
          <w:ilvl w:val="1"/>
          <w:numId w:val="17"/>
        </w:numPr>
        <w:jc w:val="both"/>
        <w:rPr>
          <w:rFonts w:ascii="Times New Roman" w:hAnsi="Times New Roman"/>
        </w:rPr>
      </w:pPr>
      <w:r>
        <w:rPr>
          <w:rFonts w:ascii="Times New Roman" w:hAnsi="Times New Roman"/>
        </w:rPr>
        <w:t>I c</w:t>
      </w:r>
      <w:r w:rsidRPr="00795B0E">
        <w:rPr>
          <w:rFonts w:ascii="Times New Roman" w:hAnsi="Times New Roman"/>
        </w:rPr>
        <w:t xml:space="preserve">ompleted the </w:t>
      </w:r>
      <w:r w:rsidRPr="6C622B87" w:rsidR="42C2F0FD">
        <w:rPr>
          <w:rFonts w:ascii="Times New Roman" w:hAnsi="Times New Roman"/>
        </w:rPr>
        <w:t>following Tableau courses</w:t>
      </w:r>
      <w:r w:rsidRPr="1FF59C73" w:rsidR="42C2F0FD">
        <w:rPr>
          <w:rFonts w:ascii="Times New Roman" w:hAnsi="Times New Roman"/>
        </w:rPr>
        <w:t xml:space="preserve"> with certificates</w:t>
      </w:r>
    </w:p>
    <w:p w:rsidR="00B776A7" w:rsidP="1FF59C73" w:rsidRDefault="00B776A7" w14:paraId="5C356982" w14:textId="3F6D9B06">
      <w:pPr>
        <w:numPr>
          <w:ilvl w:val="2"/>
          <w:numId w:val="17"/>
        </w:numPr>
        <w:jc w:val="both"/>
        <w:rPr>
          <w:rFonts w:ascii="Times New Roman" w:hAnsi="Times New Roman"/>
        </w:rPr>
      </w:pPr>
      <w:r w:rsidRPr="00795B0E">
        <w:rPr>
          <w:rFonts w:ascii="Times New Roman" w:hAnsi="Times New Roman"/>
        </w:rPr>
        <w:t>Tableau Consumer learning path</w:t>
      </w:r>
      <w:r w:rsidR="002D2136">
        <w:rPr>
          <w:rFonts w:ascii="Times New Roman" w:hAnsi="Times New Roman"/>
        </w:rPr>
        <w:t>.</w:t>
      </w:r>
    </w:p>
    <w:p w:rsidRPr="00D407B3" w:rsidR="00A85F98" w:rsidP="1FF59C73" w:rsidRDefault="00A85F98" w14:paraId="2E9704B6" w14:textId="77777777">
      <w:pPr>
        <w:pStyle w:val="ColorfulList-Accent11"/>
        <w:numPr>
          <w:ilvl w:val="2"/>
          <w:numId w:val="17"/>
        </w:numPr>
        <w:jc w:val="both"/>
        <w:rPr>
          <w:rFonts w:ascii="Times New Roman" w:hAnsi="Times New Roman"/>
          <w:iCs/>
        </w:rPr>
      </w:pPr>
      <w:r>
        <w:rPr>
          <w:rFonts w:ascii="Times New Roman" w:hAnsi="Times New Roman"/>
          <w:iCs/>
        </w:rPr>
        <w:t>Dashboard Design: Visual Best Practices</w:t>
      </w:r>
    </w:p>
    <w:p w:rsidR="00A85F98" w:rsidP="1FF59C73" w:rsidRDefault="00E03EB9" w14:paraId="6E758C5F" w14:textId="032A85FD">
      <w:pPr>
        <w:numPr>
          <w:ilvl w:val="2"/>
          <w:numId w:val="17"/>
        </w:numPr>
        <w:jc w:val="both"/>
        <w:rPr>
          <w:rStyle w:val="ui-provider"/>
          <w:rFonts w:ascii="Times New Roman" w:hAnsi="Times New Roman"/>
        </w:rPr>
      </w:pPr>
      <w:r>
        <w:rPr>
          <w:rStyle w:val="ui-provider"/>
          <w:rFonts w:ascii="Times New Roman" w:hAnsi="Times New Roman"/>
        </w:rPr>
        <w:t>Getting Started with Tableau Prep Builder</w:t>
      </w:r>
    </w:p>
    <w:p w:rsidR="00801C5C" w:rsidP="003415A9" w:rsidRDefault="3AA758E2" w14:paraId="648133F3" w14:textId="77777777">
      <w:pPr>
        <w:numPr>
          <w:ilvl w:val="1"/>
          <w:numId w:val="17"/>
        </w:numPr>
        <w:jc w:val="both"/>
        <w:rPr>
          <w:rStyle w:val="ui-provider"/>
          <w:rFonts w:ascii="Times New Roman" w:hAnsi="Times New Roman"/>
        </w:rPr>
      </w:pPr>
      <w:r w:rsidRPr="2F63B2CF">
        <w:rPr>
          <w:rStyle w:val="ui-provider"/>
          <w:rFonts w:ascii="Times New Roman" w:hAnsi="Times New Roman"/>
        </w:rPr>
        <w:t>I also completed</w:t>
      </w:r>
      <w:r w:rsidRPr="1FF59C73">
        <w:rPr>
          <w:rStyle w:val="ui-provider"/>
          <w:rFonts w:ascii="Times New Roman" w:hAnsi="Times New Roman"/>
        </w:rPr>
        <w:t xml:space="preserve"> </w:t>
      </w:r>
      <w:r w:rsidR="00801C5C">
        <w:rPr>
          <w:rStyle w:val="ui-provider"/>
          <w:rFonts w:ascii="Times New Roman" w:hAnsi="Times New Roman"/>
        </w:rPr>
        <w:t>the following LinkedIn Learning Courses</w:t>
      </w:r>
    </w:p>
    <w:p w:rsidR="00F02D11" w:rsidP="002A3381" w:rsidRDefault="00F02D11" w14:paraId="67286C4D" w14:textId="694DC55D">
      <w:pPr>
        <w:numPr>
          <w:ilvl w:val="2"/>
          <w:numId w:val="17"/>
        </w:numPr>
        <w:jc w:val="both"/>
        <w:rPr>
          <w:rStyle w:val="ui-provider"/>
          <w:rFonts w:ascii="Times New Roman" w:hAnsi="Times New Roman"/>
        </w:rPr>
      </w:pPr>
      <w:r>
        <w:rPr>
          <w:rStyle w:val="ui-provider"/>
          <w:rFonts w:ascii="Times New Roman" w:hAnsi="Times New Roman"/>
        </w:rPr>
        <w:t>Learning SAP Analytics Cloud</w:t>
      </w:r>
    </w:p>
    <w:p w:rsidR="0005198A" w:rsidP="002A3381" w:rsidRDefault="0005198A" w14:paraId="67449DA5" w14:textId="22676C83">
      <w:pPr>
        <w:numPr>
          <w:ilvl w:val="2"/>
          <w:numId w:val="17"/>
        </w:numPr>
        <w:jc w:val="both"/>
        <w:rPr>
          <w:rStyle w:val="ui-provider"/>
          <w:rFonts w:ascii="Times New Roman" w:hAnsi="Times New Roman"/>
        </w:rPr>
      </w:pPr>
      <w:r>
        <w:rPr>
          <w:rStyle w:val="ui-provider"/>
          <w:rFonts w:ascii="Times New Roman" w:hAnsi="Times New Roman"/>
        </w:rPr>
        <w:t>How to Research and Write using Gen</w:t>
      </w:r>
      <w:r w:rsidR="00801C5C">
        <w:rPr>
          <w:rStyle w:val="ui-provider"/>
          <w:rFonts w:ascii="Times New Roman" w:hAnsi="Times New Roman"/>
        </w:rPr>
        <w:t>e</w:t>
      </w:r>
      <w:r>
        <w:rPr>
          <w:rStyle w:val="ui-provider"/>
          <w:rFonts w:ascii="Times New Roman" w:hAnsi="Times New Roman"/>
        </w:rPr>
        <w:t>rative AI Tools</w:t>
      </w:r>
    </w:p>
    <w:p w:rsidR="00AF6BF6" w:rsidP="00AF6BF6" w:rsidRDefault="00AF6BF6" w14:paraId="6171BB51" w14:textId="77777777">
      <w:pPr>
        <w:jc w:val="both"/>
        <w:rPr>
          <w:rStyle w:val="ui-provider"/>
          <w:rFonts w:ascii="Times New Roman" w:hAnsi="Times New Roman"/>
        </w:rPr>
      </w:pPr>
    </w:p>
    <w:p w:rsidRPr="00D407B3" w:rsidR="00D261A3" w:rsidP="00E64577" w:rsidRDefault="00D261A3" w14:paraId="3FB59913" w14:textId="77777777">
      <w:pPr>
        <w:numPr>
          <w:ilvl w:val="0"/>
          <w:numId w:val="18"/>
        </w:numPr>
        <w:jc w:val="both"/>
        <w:rPr>
          <w:rFonts w:ascii="Times New Roman" w:hAnsi="Times New Roman"/>
          <w:b/>
          <w:bCs/>
        </w:rPr>
      </w:pPr>
      <w:r w:rsidRPr="00D407B3">
        <w:rPr>
          <w:rFonts w:ascii="Times New Roman" w:hAnsi="Times New Roman"/>
          <w:b/>
          <w:bCs/>
        </w:rPr>
        <w:t xml:space="preserve">Contribution to student growth and development. </w:t>
      </w:r>
    </w:p>
    <w:p w:rsidR="00DA591D" w:rsidP="00C9058B" w:rsidRDefault="000F2C23" w14:paraId="3D6940FB" w14:textId="77777777">
      <w:pPr>
        <w:pStyle w:val="ColorfulList-Accent11"/>
        <w:numPr>
          <w:ilvl w:val="0"/>
          <w:numId w:val="12"/>
        </w:numPr>
        <w:jc w:val="both"/>
        <w:rPr>
          <w:rFonts w:ascii="Times New Roman" w:hAnsi="Times New Roman"/>
        </w:rPr>
      </w:pPr>
      <w:r w:rsidRPr="12A7EE55">
        <w:rPr>
          <w:rFonts w:ascii="Times New Roman" w:hAnsi="Times New Roman"/>
        </w:rPr>
        <w:t xml:space="preserve">Student advising: </w:t>
      </w:r>
    </w:p>
    <w:p w:rsidR="00C9058B" w:rsidP="00DA591D" w:rsidRDefault="00D261A3" w14:paraId="00D55BA7" w14:textId="2A0C1B62">
      <w:pPr>
        <w:pStyle w:val="ColorfulList-Accent11"/>
        <w:numPr>
          <w:ilvl w:val="1"/>
          <w:numId w:val="12"/>
        </w:numPr>
        <w:jc w:val="both"/>
        <w:rPr>
          <w:rFonts w:ascii="Times New Roman" w:hAnsi="Times New Roman"/>
        </w:rPr>
      </w:pPr>
      <w:r w:rsidRPr="00D407B3">
        <w:rPr>
          <w:rFonts w:ascii="Times New Roman" w:hAnsi="Times New Roman"/>
        </w:rPr>
        <w:t xml:space="preserve">I </w:t>
      </w:r>
      <w:r w:rsidR="00301637">
        <w:rPr>
          <w:rFonts w:ascii="Times New Roman" w:hAnsi="Times New Roman"/>
        </w:rPr>
        <w:t>participated</w:t>
      </w:r>
      <w:r w:rsidR="00E64577">
        <w:rPr>
          <w:rFonts w:ascii="Times New Roman" w:hAnsi="Times New Roman"/>
        </w:rPr>
        <w:t xml:space="preserve"> in</w:t>
      </w:r>
      <w:r w:rsidRPr="00D407B3">
        <w:rPr>
          <w:rFonts w:ascii="Times New Roman" w:hAnsi="Times New Roman"/>
        </w:rPr>
        <w:t xml:space="preserve"> the new faculty advising training </w:t>
      </w:r>
      <w:r w:rsidR="00E65325">
        <w:rPr>
          <w:rFonts w:ascii="Times New Roman" w:hAnsi="Times New Roman"/>
        </w:rPr>
        <w:t xml:space="preserve">and the monthly </w:t>
      </w:r>
      <w:r w:rsidRPr="4ECEC498" w:rsidR="6DF63E39">
        <w:rPr>
          <w:rFonts w:ascii="Times New Roman" w:hAnsi="Times New Roman"/>
        </w:rPr>
        <w:t>a</w:t>
      </w:r>
      <w:r w:rsidRPr="4ECEC498" w:rsidR="00E65325">
        <w:rPr>
          <w:rFonts w:ascii="Times New Roman" w:hAnsi="Times New Roman"/>
        </w:rPr>
        <w:t xml:space="preserve">dvising </w:t>
      </w:r>
      <w:r w:rsidRPr="4ECEC498" w:rsidR="7A67A540">
        <w:rPr>
          <w:rFonts w:ascii="Times New Roman" w:hAnsi="Times New Roman"/>
        </w:rPr>
        <w:t>f</w:t>
      </w:r>
      <w:r w:rsidRPr="4ECEC498">
        <w:rPr>
          <w:rFonts w:ascii="Times New Roman" w:hAnsi="Times New Roman"/>
        </w:rPr>
        <w:t>orum</w:t>
      </w:r>
      <w:r w:rsidRPr="00D407B3">
        <w:rPr>
          <w:rFonts w:ascii="Times New Roman" w:hAnsi="Times New Roman"/>
        </w:rPr>
        <w:t xml:space="preserve"> to prepare me for student advising </w:t>
      </w:r>
      <w:r w:rsidRPr="00D407B3" w:rsidR="00D407B3">
        <w:rPr>
          <w:rFonts w:ascii="Times New Roman" w:hAnsi="Times New Roman"/>
        </w:rPr>
        <w:t>roles.</w:t>
      </w:r>
    </w:p>
    <w:p w:rsidR="00DA591D" w:rsidP="00DA591D" w:rsidRDefault="00DA591D" w14:paraId="2424478C" w14:textId="7CBF6D50">
      <w:pPr>
        <w:pStyle w:val="ColorfulList-Accent11"/>
        <w:numPr>
          <w:ilvl w:val="1"/>
          <w:numId w:val="12"/>
        </w:numPr>
        <w:jc w:val="both"/>
        <w:rPr>
          <w:rFonts w:ascii="Times New Roman" w:hAnsi="Times New Roman"/>
        </w:rPr>
      </w:pPr>
      <w:r>
        <w:rPr>
          <w:rFonts w:ascii="Times New Roman" w:hAnsi="Times New Roman"/>
        </w:rPr>
        <w:t xml:space="preserve">Advising </w:t>
      </w:r>
    </w:p>
    <w:p w:rsidR="00D07D2B" w:rsidP="00C9058B" w:rsidRDefault="00D07D2B" w14:paraId="0E967D80" w14:textId="77777777">
      <w:pPr>
        <w:pStyle w:val="ColorfulList-Accent11"/>
        <w:numPr>
          <w:ilvl w:val="0"/>
          <w:numId w:val="12"/>
        </w:numPr>
        <w:jc w:val="both"/>
        <w:rPr>
          <w:rFonts w:ascii="Times New Roman" w:hAnsi="Times New Roman"/>
        </w:rPr>
      </w:pPr>
      <w:r>
        <w:rPr>
          <w:rFonts w:ascii="Times New Roman" w:hAnsi="Times New Roman"/>
        </w:rPr>
        <w:lastRenderedPageBreak/>
        <w:t>Providing letters of recommendation and support</w:t>
      </w:r>
    </w:p>
    <w:p w:rsidR="00B7668F" w:rsidP="00C9058B" w:rsidRDefault="003043BF" w14:paraId="6E6CED80" w14:textId="67BB1160">
      <w:pPr>
        <w:pStyle w:val="ColorfulList-Accent11"/>
        <w:numPr>
          <w:ilvl w:val="0"/>
          <w:numId w:val="12"/>
        </w:numPr>
        <w:jc w:val="both"/>
        <w:rPr>
          <w:rFonts w:ascii="Times New Roman" w:hAnsi="Times New Roman"/>
        </w:rPr>
      </w:pPr>
      <w:r w:rsidRPr="12A7EE55">
        <w:rPr>
          <w:rFonts w:ascii="Times New Roman" w:hAnsi="Times New Roman"/>
        </w:rPr>
        <w:t xml:space="preserve">Incorporate </w:t>
      </w:r>
      <w:r w:rsidRPr="12A7EE55" w:rsidR="00F81B95">
        <w:rPr>
          <w:rFonts w:ascii="Times New Roman" w:hAnsi="Times New Roman"/>
        </w:rPr>
        <w:t>seminars</w:t>
      </w:r>
      <w:r w:rsidRPr="12A7EE55" w:rsidR="00787AB5">
        <w:rPr>
          <w:rFonts w:ascii="Times New Roman" w:hAnsi="Times New Roman"/>
        </w:rPr>
        <w:t>/conference presentation</w:t>
      </w:r>
      <w:r w:rsidRPr="12A7EE55" w:rsidR="00F81B95">
        <w:rPr>
          <w:rFonts w:ascii="Times New Roman" w:hAnsi="Times New Roman"/>
        </w:rPr>
        <w:t xml:space="preserve"> into my courses</w:t>
      </w:r>
      <w:r w:rsidRPr="12A7EE55" w:rsidR="66340550">
        <w:rPr>
          <w:rFonts w:ascii="Times New Roman" w:hAnsi="Times New Roman"/>
        </w:rPr>
        <w:t xml:space="preserve"> to </w:t>
      </w:r>
      <w:r w:rsidRPr="12A7EE55" w:rsidR="28F1F302">
        <w:rPr>
          <w:rFonts w:ascii="Times New Roman" w:hAnsi="Times New Roman"/>
        </w:rPr>
        <w:t xml:space="preserve">equip students with career readiness </w:t>
      </w:r>
      <w:r w:rsidRPr="12A7EE55" w:rsidR="1C55BA1B">
        <w:rPr>
          <w:rFonts w:ascii="Times New Roman" w:hAnsi="Times New Roman"/>
        </w:rPr>
        <w:t>competencies</w:t>
      </w:r>
      <w:r w:rsidRPr="12A7EE55" w:rsidR="28F1F302">
        <w:rPr>
          <w:rFonts w:ascii="Times New Roman" w:hAnsi="Times New Roman"/>
        </w:rPr>
        <w:t>.</w:t>
      </w:r>
    </w:p>
    <w:p w:rsidR="00695238" w:rsidP="00412492" w:rsidRDefault="00695238" w14:paraId="29861A6F" w14:textId="6FABCB1B">
      <w:pPr>
        <w:pStyle w:val="ColorfulList-Accent11"/>
        <w:numPr>
          <w:ilvl w:val="1"/>
          <w:numId w:val="12"/>
        </w:numPr>
        <w:jc w:val="both"/>
        <w:rPr>
          <w:rFonts w:ascii="Times New Roman" w:hAnsi="Times New Roman"/>
        </w:rPr>
      </w:pPr>
      <w:r>
        <w:rPr>
          <w:rFonts w:ascii="Times New Roman" w:hAnsi="Times New Roman"/>
        </w:rPr>
        <w:t>Student Scholars Conference</w:t>
      </w:r>
      <w:r w:rsidR="00624844">
        <w:rPr>
          <w:rFonts w:ascii="Times New Roman" w:hAnsi="Times New Roman"/>
        </w:rPr>
        <w:t xml:space="preserve">: Students in the MIS 671 class presented </w:t>
      </w:r>
      <w:r w:rsidR="001339ED">
        <w:rPr>
          <w:rFonts w:ascii="Times New Roman" w:hAnsi="Times New Roman"/>
        </w:rPr>
        <w:t xml:space="preserve">their collaborative projects at the Student Scholars Conference on 04/16/2024. </w:t>
      </w:r>
    </w:p>
    <w:p w:rsidRPr="00E17BEF" w:rsidR="000A310E" w:rsidP="00C9058B" w:rsidRDefault="00A96C2D" w14:paraId="55E67090" w14:textId="2AD3B369">
      <w:pPr>
        <w:pStyle w:val="ColorfulList-Accent11"/>
        <w:numPr>
          <w:ilvl w:val="0"/>
          <w:numId w:val="12"/>
        </w:numPr>
        <w:jc w:val="both"/>
        <w:rPr>
          <w:rFonts w:ascii="Times New Roman" w:hAnsi="Times New Roman"/>
        </w:rPr>
      </w:pPr>
      <w:r w:rsidRPr="00E17BEF">
        <w:rPr>
          <w:rFonts w:ascii="Times New Roman" w:hAnsi="Times New Roman"/>
        </w:rPr>
        <w:t xml:space="preserve">Guest Lecturer </w:t>
      </w:r>
      <w:r w:rsidRPr="00E17BEF" w:rsidR="001F55D0">
        <w:rPr>
          <w:rFonts w:ascii="Times New Roman" w:hAnsi="Times New Roman"/>
        </w:rPr>
        <w:t>–</w:t>
      </w:r>
      <w:r w:rsidRPr="00E17BEF">
        <w:rPr>
          <w:rFonts w:ascii="Times New Roman" w:hAnsi="Times New Roman"/>
        </w:rPr>
        <w:t xml:space="preserve"> </w:t>
      </w:r>
      <w:r w:rsidRPr="00E17BEF" w:rsidR="001F55D0">
        <w:rPr>
          <w:rFonts w:ascii="Times New Roman" w:hAnsi="Times New Roman"/>
        </w:rPr>
        <w:t>Nursing Research Class, Department of Nursing</w:t>
      </w:r>
      <w:r w:rsidRPr="00E17BEF" w:rsidR="00D926AA">
        <w:rPr>
          <w:rFonts w:ascii="Times New Roman" w:hAnsi="Times New Roman"/>
        </w:rPr>
        <w:t xml:space="preserve">. I presented on </w:t>
      </w:r>
      <w:r w:rsidRPr="00E17BEF" w:rsidR="00634326">
        <w:rPr>
          <w:rFonts w:ascii="Times New Roman" w:hAnsi="Times New Roman"/>
        </w:rPr>
        <w:t>Data Analysis/ Statistical Analysis</w:t>
      </w:r>
    </w:p>
    <w:p w:rsidRPr="00EA26FA" w:rsidR="007E1207" w:rsidP="00EA26FA" w:rsidRDefault="00140AFA" w14:paraId="5D94ED3D" w14:textId="5D4C5CE5">
      <w:pPr>
        <w:pStyle w:val="ColorfulList-Accent11"/>
        <w:numPr>
          <w:ilvl w:val="0"/>
          <w:numId w:val="12"/>
        </w:numPr>
        <w:jc w:val="both"/>
        <w:rPr>
          <w:rStyle w:val="contentpasted0"/>
          <w:rFonts w:ascii="Times New Roman" w:hAnsi="Times New Roman"/>
        </w:rPr>
      </w:pPr>
      <w:r w:rsidRPr="00EA26FA">
        <w:rPr>
          <w:rStyle w:val="contentpasted0"/>
          <w:rFonts w:ascii="Times New Roman" w:hAnsi="Times New Roman"/>
          <w:color w:val="000000" w:themeColor="text1"/>
        </w:rPr>
        <w:t xml:space="preserve">I signed up for Metro State’s Educator Learning Communities (ELC) for the fall semester. </w:t>
      </w:r>
      <w:r w:rsidRPr="00EA26FA" w:rsidR="00F3113C">
        <w:rPr>
          <w:rStyle w:val="contentpasted0"/>
          <w:rFonts w:ascii="Times New Roman" w:hAnsi="Times New Roman"/>
          <w:color w:val="000000" w:themeColor="text1"/>
        </w:rPr>
        <w:t>My team explored “Engagement in Asynchronous Classrooms”</w:t>
      </w:r>
    </w:p>
    <w:p w:rsidRPr="00EA26FA" w:rsidR="00756502" w:rsidP="3C53863A" w:rsidRDefault="00756502" w14:paraId="4C37F957" w14:textId="04B0C6FD">
      <w:pPr>
        <w:pStyle w:val="NormalWeb"/>
        <w:numPr>
          <w:ilvl w:val="1"/>
          <w:numId w:val="12"/>
        </w:numPr>
        <w:shd w:val="clear" w:color="auto" w:fill="FFFFFF" w:themeFill="background1"/>
        <w:jc w:val="both"/>
        <w:rPr>
          <w:color w:val="242424"/>
        </w:rPr>
      </w:pPr>
      <w:r w:rsidRPr="00EA26FA">
        <w:rPr>
          <w:color w:val="242424"/>
        </w:rPr>
        <w:t xml:space="preserve">Participating in </w:t>
      </w:r>
      <w:r w:rsidRPr="00EA26FA" w:rsidR="00B43424">
        <w:rPr>
          <w:color w:val="242424"/>
        </w:rPr>
        <w:t>the ELC</w:t>
      </w:r>
      <w:r w:rsidRPr="00EA26FA">
        <w:rPr>
          <w:color w:val="242424"/>
        </w:rPr>
        <w:t xml:space="preserve"> "Engagement in Asynchronous Classrooms" </w:t>
      </w:r>
      <w:r w:rsidRPr="00EA26FA" w:rsidR="000836C3">
        <w:rPr>
          <w:color w:val="242424"/>
        </w:rPr>
        <w:t>provided</w:t>
      </w:r>
      <w:r w:rsidRPr="00EA26FA">
        <w:rPr>
          <w:color w:val="242424"/>
        </w:rPr>
        <w:t xml:space="preserve"> an opportunity to explore and enhance strategies for fostering active participation and learning in online environments with flexible schedules. </w:t>
      </w:r>
      <w:r w:rsidRPr="00EA26FA" w:rsidR="000836C3">
        <w:rPr>
          <w:color w:val="242424"/>
        </w:rPr>
        <w:t>The community</w:t>
      </w:r>
      <w:r w:rsidRPr="00EA26FA">
        <w:rPr>
          <w:color w:val="242424"/>
        </w:rPr>
        <w:t xml:space="preserve"> </w:t>
      </w:r>
      <w:r w:rsidRPr="00EA26FA" w:rsidR="000836C3">
        <w:rPr>
          <w:color w:val="242424"/>
        </w:rPr>
        <w:t>explored</w:t>
      </w:r>
      <w:r w:rsidRPr="00EA26FA">
        <w:rPr>
          <w:color w:val="242424"/>
        </w:rPr>
        <w:t xml:space="preserve"> various tools, techniques, and best practices to create interactive and collaborative asynchronous learning experiences. </w:t>
      </w:r>
      <w:r w:rsidRPr="00EA26FA" w:rsidR="000836C3">
        <w:rPr>
          <w:color w:val="242424"/>
        </w:rPr>
        <w:t>I</w:t>
      </w:r>
      <w:r w:rsidRPr="00EA26FA">
        <w:rPr>
          <w:color w:val="242424"/>
        </w:rPr>
        <w:t xml:space="preserve"> gain</w:t>
      </w:r>
      <w:r w:rsidRPr="00EA26FA" w:rsidR="000836C3">
        <w:rPr>
          <w:color w:val="242424"/>
        </w:rPr>
        <w:t>ed</w:t>
      </w:r>
      <w:r w:rsidRPr="00EA26FA">
        <w:rPr>
          <w:color w:val="242424"/>
        </w:rPr>
        <w:t xml:space="preserve"> insights into promoting student engagement, effective communication, and building a sense of community in virtual classrooms where real-time interaction is not always possible. </w:t>
      </w:r>
      <w:r w:rsidRPr="00EA26FA" w:rsidR="007B6250">
        <w:rPr>
          <w:color w:val="242424"/>
        </w:rPr>
        <w:t xml:space="preserve">The </w:t>
      </w:r>
      <w:r w:rsidRPr="00EA26FA" w:rsidR="00F41072">
        <w:rPr>
          <w:color w:val="242424"/>
        </w:rPr>
        <w:t>sessions</w:t>
      </w:r>
      <w:r w:rsidRPr="00EA26FA" w:rsidR="007B6250">
        <w:rPr>
          <w:color w:val="242424"/>
        </w:rPr>
        <w:t xml:space="preserve"> also </w:t>
      </w:r>
      <w:r w:rsidRPr="00EA26FA" w:rsidR="00F41072">
        <w:rPr>
          <w:color w:val="242424"/>
        </w:rPr>
        <w:t>equipped me with</w:t>
      </w:r>
      <w:r w:rsidRPr="00EA26FA">
        <w:rPr>
          <w:color w:val="242424"/>
        </w:rPr>
        <w:t xml:space="preserve"> practical skills to optimize the asynchronous learning environment for enhanced student involvement and successful online education outcomes.</w:t>
      </w:r>
      <w:r w:rsidRPr="00EA26FA" w:rsidR="00F41072">
        <w:rPr>
          <w:color w:val="242424"/>
        </w:rPr>
        <w:t xml:space="preserve"> </w:t>
      </w:r>
      <w:r w:rsidRPr="00EA26FA" w:rsidR="00F33BB8">
        <w:rPr>
          <w:color w:val="242424"/>
        </w:rPr>
        <w:t xml:space="preserve">These skills are an addition to </w:t>
      </w:r>
      <w:r w:rsidRPr="3C53863A" w:rsidR="43534593">
        <w:rPr>
          <w:color w:val="242424"/>
        </w:rPr>
        <w:t>strengthening</w:t>
      </w:r>
      <w:r w:rsidRPr="00EA26FA" w:rsidR="00C369C5">
        <w:rPr>
          <w:color w:val="242424"/>
        </w:rPr>
        <w:t xml:space="preserve"> innovative teaching for the student population at Metro State.</w:t>
      </w:r>
      <w:r w:rsidRPr="00EA26FA" w:rsidR="00F33BB8">
        <w:rPr>
          <w:color w:val="242424"/>
        </w:rPr>
        <w:t xml:space="preserve"> </w:t>
      </w:r>
    </w:p>
    <w:p w:rsidRPr="00963F32" w:rsidR="00C9058B" w:rsidP="00C9058B" w:rsidRDefault="0053442D" w14:paraId="22E558CE" w14:textId="27D21128">
      <w:pPr>
        <w:pStyle w:val="ColorfulList-Accent11"/>
        <w:numPr>
          <w:ilvl w:val="0"/>
          <w:numId w:val="12"/>
        </w:numPr>
        <w:jc w:val="both"/>
        <w:rPr>
          <w:rFonts w:ascii="Times New Roman" w:hAnsi="Times New Roman"/>
        </w:rPr>
      </w:pPr>
      <w:r w:rsidRPr="12A7EE55">
        <w:rPr>
          <w:rFonts w:ascii="Times New Roman" w:hAnsi="Times New Roman"/>
        </w:rPr>
        <w:t>I incorporated learning paths in my courses</w:t>
      </w:r>
      <w:r w:rsidRPr="12A7EE55" w:rsidR="004E2CC7">
        <w:rPr>
          <w:rFonts w:ascii="Times New Roman" w:hAnsi="Times New Roman"/>
        </w:rPr>
        <w:t>.</w:t>
      </w:r>
      <w:r w:rsidRPr="12A7EE55" w:rsidR="00014B1F">
        <w:rPr>
          <w:rFonts w:ascii="Times New Roman" w:hAnsi="Times New Roman"/>
        </w:rPr>
        <w:t xml:space="preserve"> </w:t>
      </w:r>
      <w:r w:rsidRPr="12A7EE55" w:rsidR="004E2CC7">
        <w:rPr>
          <w:rFonts w:ascii="Times New Roman" w:hAnsi="Times New Roman"/>
        </w:rPr>
        <w:t>This</w:t>
      </w:r>
      <w:r w:rsidRPr="12A7EE55" w:rsidR="00C9058B">
        <w:rPr>
          <w:rFonts w:ascii="Times New Roman" w:hAnsi="Times New Roman"/>
        </w:rPr>
        <w:t xml:space="preserve"> initiative</w:t>
      </w:r>
      <w:r w:rsidRPr="12A7EE55" w:rsidR="004E2CC7">
        <w:rPr>
          <w:rFonts w:ascii="Times New Roman" w:hAnsi="Times New Roman"/>
        </w:rPr>
        <w:t xml:space="preserve"> </w:t>
      </w:r>
      <w:r w:rsidRPr="12A7EE55" w:rsidR="00B144CC">
        <w:rPr>
          <w:rFonts w:ascii="Times New Roman" w:hAnsi="Times New Roman"/>
        </w:rPr>
        <w:t xml:space="preserve">is a proactive step towards preparing </w:t>
      </w:r>
      <w:r w:rsidRPr="12A7EE55" w:rsidR="004E2CC7">
        <w:rPr>
          <w:rFonts w:ascii="Times New Roman" w:hAnsi="Times New Roman"/>
        </w:rPr>
        <w:t>the</w:t>
      </w:r>
      <w:r w:rsidRPr="12A7EE55" w:rsidR="00B144CC">
        <w:rPr>
          <w:rFonts w:ascii="Times New Roman" w:hAnsi="Times New Roman"/>
        </w:rPr>
        <w:t xml:space="preserve"> students for success in the modern business landscape. It will empower them with the skills and confidence to analyze data, make informed decisions, and excel in their careers.</w:t>
      </w:r>
      <w:r w:rsidRPr="12A7EE55" w:rsidR="004E2CC7">
        <w:rPr>
          <w:rFonts w:ascii="Times New Roman" w:hAnsi="Times New Roman"/>
        </w:rPr>
        <w:t xml:space="preserve"> </w:t>
      </w:r>
      <w:r w:rsidRPr="12A7EE55" w:rsidR="00127194">
        <w:rPr>
          <w:rStyle w:val="ui-provider"/>
          <w:rFonts w:ascii="Times New Roman" w:hAnsi="Times New Roman"/>
        </w:rPr>
        <w:t xml:space="preserve">Tableau </w:t>
      </w:r>
      <w:r w:rsidRPr="12A7EE55" w:rsidR="003405D6">
        <w:rPr>
          <w:rStyle w:val="ui-provider"/>
          <w:rFonts w:ascii="Times New Roman" w:hAnsi="Times New Roman"/>
        </w:rPr>
        <w:t>has an</w:t>
      </w:r>
      <w:r w:rsidRPr="12A7EE55" w:rsidR="00127194">
        <w:rPr>
          <w:rStyle w:val="ui-provider"/>
          <w:rFonts w:ascii="Times New Roman" w:hAnsi="Times New Roman"/>
        </w:rPr>
        <w:t xml:space="preserve"> active user communit</w:t>
      </w:r>
      <w:r w:rsidRPr="12A7EE55" w:rsidR="003405D6">
        <w:rPr>
          <w:rStyle w:val="ui-provider"/>
          <w:rFonts w:ascii="Times New Roman" w:hAnsi="Times New Roman"/>
        </w:rPr>
        <w:t>y</w:t>
      </w:r>
      <w:r w:rsidRPr="12A7EE55" w:rsidR="00127194">
        <w:rPr>
          <w:rStyle w:val="ui-provider"/>
          <w:rFonts w:ascii="Times New Roman" w:hAnsi="Times New Roman"/>
        </w:rPr>
        <w:t xml:space="preserve"> and forum. </w:t>
      </w:r>
      <w:r w:rsidRPr="12A7EE55" w:rsidR="00963F32">
        <w:rPr>
          <w:rStyle w:val="ui-provider"/>
          <w:rFonts w:ascii="Times New Roman" w:hAnsi="Times New Roman"/>
        </w:rPr>
        <w:t>Students were encouraged to</w:t>
      </w:r>
      <w:r w:rsidRPr="12A7EE55" w:rsidR="00127194">
        <w:rPr>
          <w:rStyle w:val="ui-provider"/>
          <w:rFonts w:ascii="Times New Roman" w:hAnsi="Times New Roman"/>
        </w:rPr>
        <w:t xml:space="preserve"> engage with these communities</w:t>
      </w:r>
      <w:r w:rsidRPr="12A7EE55" w:rsidR="00963F32">
        <w:rPr>
          <w:rStyle w:val="ui-provider"/>
          <w:rFonts w:ascii="Times New Roman" w:hAnsi="Times New Roman"/>
        </w:rPr>
        <w:t>, which</w:t>
      </w:r>
      <w:r w:rsidRPr="12A7EE55" w:rsidR="00127194">
        <w:rPr>
          <w:rStyle w:val="ui-provider"/>
          <w:rFonts w:ascii="Times New Roman" w:hAnsi="Times New Roman"/>
        </w:rPr>
        <w:t xml:space="preserve"> can help them connect with professionals, learn from others' experiences, and stay updated on industry trends.</w:t>
      </w:r>
    </w:p>
    <w:p w:rsidR="001F43E6" w:rsidP="0016701D" w:rsidRDefault="000C0AC5" w14:paraId="4180B8BC" w14:textId="4588309A">
      <w:pPr>
        <w:pStyle w:val="ColorfulList-Accent11"/>
        <w:numPr>
          <w:ilvl w:val="1"/>
          <w:numId w:val="12"/>
        </w:numPr>
        <w:jc w:val="both"/>
        <w:rPr>
          <w:rFonts w:ascii="Times New Roman" w:hAnsi="Times New Roman"/>
        </w:rPr>
      </w:pPr>
      <w:r w:rsidRPr="00C9058B">
        <w:rPr>
          <w:rFonts w:ascii="Times New Roman" w:hAnsi="Times New Roman"/>
        </w:rPr>
        <w:t xml:space="preserve">Tableau Consumer </w:t>
      </w:r>
      <w:r w:rsidRPr="00C9058B" w:rsidR="00A66297">
        <w:rPr>
          <w:rFonts w:ascii="Times New Roman" w:hAnsi="Times New Roman"/>
        </w:rPr>
        <w:t xml:space="preserve">learning path: </w:t>
      </w:r>
      <w:r w:rsidRPr="00C9058B">
        <w:rPr>
          <w:rFonts w:ascii="Times New Roman" w:hAnsi="Times New Roman"/>
        </w:rPr>
        <w:t xml:space="preserve">This learning path provides the core competencies, such as navigating Tableau’s interface and foundational data literacy concepts, so you will be able to </w:t>
      </w:r>
      <w:r w:rsidRPr="00C9058B" w:rsidR="000113CE">
        <w:rPr>
          <w:rFonts w:ascii="Times New Roman" w:hAnsi="Times New Roman"/>
        </w:rPr>
        <w:t>work with the dashboards effectively</w:t>
      </w:r>
      <w:r w:rsidRPr="00C9058B">
        <w:rPr>
          <w:rFonts w:ascii="Times New Roman" w:hAnsi="Times New Roman"/>
        </w:rPr>
        <w:t xml:space="preserve"> and reports others in your organization create. It included concept</w:t>
      </w:r>
      <w:r w:rsidRPr="00C9058B" w:rsidR="000113CE">
        <w:rPr>
          <w:rFonts w:ascii="Times New Roman" w:hAnsi="Times New Roman"/>
        </w:rPr>
        <w:t>s</w:t>
      </w:r>
      <w:r w:rsidRPr="00C9058B">
        <w:rPr>
          <w:rFonts w:ascii="Times New Roman" w:hAnsi="Times New Roman"/>
        </w:rPr>
        <w:t xml:space="preserve"> such as data types, variables and field types, distributions</w:t>
      </w:r>
      <w:r w:rsidRPr="00C9058B" w:rsidR="004132D0">
        <w:rPr>
          <w:rFonts w:ascii="Times New Roman" w:hAnsi="Times New Roman"/>
        </w:rPr>
        <w:t>,</w:t>
      </w:r>
      <w:r w:rsidRPr="00C9058B">
        <w:rPr>
          <w:rFonts w:ascii="Times New Roman" w:hAnsi="Times New Roman"/>
        </w:rPr>
        <w:t xml:space="preserve"> and variations</w:t>
      </w:r>
      <w:r w:rsidRPr="00C9058B" w:rsidR="004132D0">
        <w:rPr>
          <w:rFonts w:ascii="Times New Roman" w:hAnsi="Times New Roman"/>
        </w:rPr>
        <w:t>, correlation, and regression</w:t>
      </w:r>
      <w:r w:rsidRPr="00C9058B">
        <w:rPr>
          <w:rFonts w:ascii="Times New Roman" w:hAnsi="Times New Roman"/>
        </w:rPr>
        <w:t xml:space="preserve">. </w:t>
      </w:r>
    </w:p>
    <w:p w:rsidRPr="0016701D" w:rsidR="0016701D" w:rsidP="0016701D" w:rsidRDefault="0016701D" w14:paraId="41C9226A" w14:textId="77777777">
      <w:pPr>
        <w:pStyle w:val="ColorfulList-Accent11"/>
        <w:ind w:left="1800"/>
        <w:jc w:val="both"/>
        <w:rPr>
          <w:rFonts w:ascii="Times New Roman" w:hAnsi="Times New Roman"/>
        </w:rPr>
      </w:pPr>
    </w:p>
    <w:p w:rsidRPr="00C9058B" w:rsidR="001C3EC9" w:rsidP="001C3EC9" w:rsidRDefault="001C3EC9" w14:paraId="7D2CF79F" w14:textId="77777777">
      <w:pPr>
        <w:pStyle w:val="ColorfulList-Accent11"/>
        <w:jc w:val="both"/>
        <w:rPr>
          <w:rFonts w:ascii="Times New Roman" w:hAnsi="Times New Roman"/>
        </w:rPr>
      </w:pPr>
    </w:p>
    <w:p w:rsidRPr="00D407B3" w:rsidR="005A6F8F" w:rsidP="00E64577" w:rsidRDefault="005A6F8F" w14:paraId="680A3FD4" w14:textId="18708FDE">
      <w:pPr>
        <w:numPr>
          <w:ilvl w:val="0"/>
          <w:numId w:val="18"/>
        </w:numPr>
        <w:jc w:val="both"/>
        <w:rPr>
          <w:rFonts w:ascii="Times New Roman" w:hAnsi="Times New Roman"/>
          <w:b/>
        </w:rPr>
      </w:pPr>
      <w:r w:rsidRPr="00D407B3">
        <w:rPr>
          <w:rFonts w:ascii="Times New Roman" w:hAnsi="Times New Roman"/>
          <w:b/>
        </w:rPr>
        <w:t>Service:</w:t>
      </w:r>
      <w:r w:rsidRPr="643E06D1">
        <w:rPr>
          <w:rFonts w:ascii="Times New Roman" w:hAnsi="Times New Roman"/>
          <w:b/>
        </w:rPr>
        <w:t xml:space="preserve">  Provide service to the </w:t>
      </w:r>
      <w:r w:rsidRPr="643E06D1" w:rsidR="009426F1">
        <w:rPr>
          <w:rFonts w:ascii="Times New Roman" w:hAnsi="Times New Roman"/>
          <w:b/>
        </w:rPr>
        <w:t>d</w:t>
      </w:r>
      <w:r w:rsidRPr="643E06D1">
        <w:rPr>
          <w:rFonts w:ascii="Times New Roman" w:hAnsi="Times New Roman"/>
          <w:b/>
        </w:rPr>
        <w:t>epartment/</w:t>
      </w:r>
      <w:r w:rsidRPr="643E06D1" w:rsidR="009426F1">
        <w:rPr>
          <w:rFonts w:ascii="Times New Roman" w:hAnsi="Times New Roman"/>
          <w:b/>
        </w:rPr>
        <w:t>c</w:t>
      </w:r>
      <w:r w:rsidRPr="643E06D1">
        <w:rPr>
          <w:rFonts w:ascii="Times New Roman" w:hAnsi="Times New Roman"/>
          <w:b/>
        </w:rPr>
        <w:t>ollege</w:t>
      </w:r>
      <w:r w:rsidRPr="643E06D1" w:rsidR="00E64577">
        <w:rPr>
          <w:rFonts w:ascii="Times New Roman" w:hAnsi="Times New Roman"/>
          <w:b/>
        </w:rPr>
        <w:t>/</w:t>
      </w:r>
      <w:r w:rsidRPr="643E06D1" w:rsidR="009426F1">
        <w:rPr>
          <w:rFonts w:ascii="Times New Roman" w:hAnsi="Times New Roman"/>
          <w:b/>
        </w:rPr>
        <w:t>u</w:t>
      </w:r>
      <w:r w:rsidRPr="643E06D1" w:rsidR="00E64577">
        <w:rPr>
          <w:rFonts w:ascii="Times New Roman" w:hAnsi="Times New Roman"/>
          <w:b/>
        </w:rPr>
        <w:t>niversity</w:t>
      </w:r>
      <w:r w:rsidRPr="643E06D1" w:rsidR="0029418F">
        <w:rPr>
          <w:rFonts w:ascii="Times New Roman" w:hAnsi="Times New Roman"/>
          <w:b/>
        </w:rPr>
        <w:t xml:space="preserve"> or </w:t>
      </w:r>
      <w:r w:rsidRPr="643E06D1" w:rsidR="00DC7453">
        <w:rPr>
          <w:rFonts w:ascii="Times New Roman" w:hAnsi="Times New Roman"/>
          <w:b/>
        </w:rPr>
        <w:t>support a significant initiative</w:t>
      </w:r>
      <w:r w:rsidRPr="643E06D1">
        <w:rPr>
          <w:rFonts w:ascii="Times New Roman" w:hAnsi="Times New Roman"/>
          <w:b/>
        </w:rPr>
        <w:t xml:space="preserve"> </w:t>
      </w:r>
    </w:p>
    <w:p w:rsidR="00B30C0B" w:rsidP="002E3B2A" w:rsidRDefault="005A6F8F" w14:paraId="73186AD0" w14:textId="70C25B09">
      <w:pPr>
        <w:pStyle w:val="ColorfulList-Accent11"/>
        <w:numPr>
          <w:ilvl w:val="0"/>
          <w:numId w:val="19"/>
        </w:numPr>
        <w:jc w:val="both"/>
        <w:rPr>
          <w:rFonts w:ascii="Times New Roman" w:hAnsi="Times New Roman"/>
        </w:rPr>
      </w:pPr>
      <w:r w:rsidRPr="38D82718">
        <w:rPr>
          <w:rFonts w:ascii="Times New Roman" w:hAnsi="Times New Roman"/>
        </w:rPr>
        <w:t>Serve on a departmental</w:t>
      </w:r>
      <w:r w:rsidR="007E32EE">
        <w:rPr>
          <w:rFonts w:ascii="Times New Roman" w:hAnsi="Times New Roman"/>
        </w:rPr>
        <w:t>/</w:t>
      </w:r>
      <w:r w:rsidR="0029418F">
        <w:rPr>
          <w:rFonts w:ascii="Times New Roman" w:hAnsi="Times New Roman"/>
        </w:rPr>
        <w:t>college/university</w:t>
      </w:r>
      <w:r w:rsidRPr="38D82718">
        <w:rPr>
          <w:rFonts w:ascii="Times New Roman" w:hAnsi="Times New Roman"/>
        </w:rPr>
        <w:t xml:space="preserve"> committee </w:t>
      </w:r>
    </w:p>
    <w:p w:rsidR="00CC531D" w:rsidP="00CC531D" w:rsidRDefault="00CC531D" w14:paraId="35F13C45" w14:textId="04BF8B6D">
      <w:pPr>
        <w:pStyle w:val="ColorfulList-Accent11"/>
        <w:numPr>
          <w:ilvl w:val="1"/>
          <w:numId w:val="19"/>
        </w:numPr>
        <w:jc w:val="both"/>
        <w:rPr>
          <w:rFonts w:ascii="Times New Roman" w:hAnsi="Times New Roman"/>
        </w:rPr>
      </w:pPr>
      <w:r>
        <w:rPr>
          <w:rFonts w:ascii="Times New Roman" w:hAnsi="Times New Roman"/>
        </w:rPr>
        <w:t>Serve on the departmental search committee</w:t>
      </w:r>
    </w:p>
    <w:p w:rsidR="00EA6D4B" w:rsidP="00CC531D" w:rsidRDefault="00020F55" w14:paraId="1B70BD7F" w14:textId="0A61473F">
      <w:pPr>
        <w:pStyle w:val="ColorfulList-Accent11"/>
        <w:numPr>
          <w:ilvl w:val="1"/>
          <w:numId w:val="19"/>
        </w:numPr>
        <w:jc w:val="both"/>
        <w:rPr>
          <w:rFonts w:ascii="Times New Roman" w:hAnsi="Times New Roman"/>
        </w:rPr>
      </w:pPr>
      <w:r>
        <w:rPr>
          <w:rFonts w:ascii="Times New Roman" w:hAnsi="Times New Roman"/>
        </w:rPr>
        <w:t>C</w:t>
      </w:r>
      <w:r w:rsidR="007F2D9A">
        <w:rPr>
          <w:rFonts w:ascii="Times New Roman" w:hAnsi="Times New Roman"/>
        </w:rPr>
        <w:t>BM</w:t>
      </w:r>
      <w:r>
        <w:rPr>
          <w:rFonts w:ascii="Times New Roman" w:hAnsi="Times New Roman"/>
        </w:rPr>
        <w:t xml:space="preserve"> </w:t>
      </w:r>
      <w:r w:rsidR="00EA6D4B">
        <w:rPr>
          <w:rFonts w:ascii="Times New Roman" w:hAnsi="Times New Roman"/>
        </w:rPr>
        <w:t>DBA and MBA Steering Committee</w:t>
      </w:r>
    </w:p>
    <w:p w:rsidR="004E58F8" w:rsidP="00CC531D" w:rsidRDefault="004E58F8" w14:paraId="33BD8233" w14:textId="6A89C77E">
      <w:pPr>
        <w:pStyle w:val="ColorfulList-Accent11"/>
        <w:numPr>
          <w:ilvl w:val="1"/>
          <w:numId w:val="19"/>
        </w:numPr>
        <w:jc w:val="both"/>
        <w:rPr>
          <w:rFonts w:ascii="Times New Roman" w:hAnsi="Times New Roman"/>
        </w:rPr>
      </w:pPr>
      <w:r>
        <w:rPr>
          <w:rFonts w:ascii="Times New Roman" w:hAnsi="Times New Roman"/>
        </w:rPr>
        <w:t>C</w:t>
      </w:r>
      <w:r w:rsidR="007F2D9A">
        <w:rPr>
          <w:rFonts w:ascii="Times New Roman" w:hAnsi="Times New Roman"/>
        </w:rPr>
        <w:t>BM</w:t>
      </w:r>
      <w:r>
        <w:rPr>
          <w:rFonts w:ascii="Times New Roman" w:hAnsi="Times New Roman"/>
        </w:rPr>
        <w:t xml:space="preserve"> Graduate Committee</w:t>
      </w:r>
    </w:p>
    <w:p w:rsidRPr="002B59F3" w:rsidR="005E4D22" w:rsidP="00B66A4F" w:rsidRDefault="005E4D22" w14:paraId="2A8A0D44" w14:textId="5EDDCA6B">
      <w:pPr>
        <w:pStyle w:val="ColorfulList-Accent11"/>
        <w:numPr>
          <w:ilvl w:val="1"/>
          <w:numId w:val="19"/>
        </w:numPr>
        <w:jc w:val="both"/>
        <w:rPr>
          <w:rFonts w:ascii="Times New Roman" w:hAnsi="Times New Roman"/>
          <w:bCs/>
        </w:rPr>
      </w:pPr>
      <w:r w:rsidRPr="002B59F3">
        <w:rPr>
          <w:rFonts w:ascii="Times New Roman" w:hAnsi="Times New Roman"/>
          <w:bCs/>
          <w:iCs/>
        </w:rPr>
        <w:t>C</w:t>
      </w:r>
      <w:r w:rsidR="007F2D9A">
        <w:rPr>
          <w:rFonts w:ascii="Times New Roman" w:hAnsi="Times New Roman"/>
          <w:bCs/>
          <w:iCs/>
        </w:rPr>
        <w:t>BM</w:t>
      </w:r>
      <w:r w:rsidR="00EE15C5">
        <w:rPr>
          <w:rFonts w:ascii="Times New Roman" w:hAnsi="Times New Roman"/>
          <w:bCs/>
          <w:iCs/>
        </w:rPr>
        <w:t>/IFO</w:t>
      </w:r>
      <w:r w:rsidRPr="002B59F3">
        <w:rPr>
          <w:rFonts w:ascii="Times New Roman" w:hAnsi="Times New Roman"/>
          <w:bCs/>
          <w:iCs/>
        </w:rPr>
        <w:t xml:space="preserve"> Outstanding Student Award (OSA) Committee</w:t>
      </w:r>
    </w:p>
    <w:p w:rsidRPr="00534C63" w:rsidR="00DF30AB" w:rsidP="00B66A4F" w:rsidRDefault="00DF30AB" w14:paraId="478FC4F2" w14:textId="1E944893">
      <w:pPr>
        <w:pStyle w:val="ColorfulList-Accent11"/>
        <w:numPr>
          <w:ilvl w:val="1"/>
          <w:numId w:val="19"/>
        </w:numPr>
        <w:jc w:val="both"/>
        <w:rPr>
          <w:rFonts w:ascii="Times New Roman" w:hAnsi="Times New Roman"/>
          <w:bCs/>
        </w:rPr>
      </w:pPr>
      <w:r w:rsidRPr="002B59F3">
        <w:rPr>
          <w:rFonts w:ascii="Times New Roman" w:hAnsi="Times New Roman"/>
          <w:bCs/>
          <w:iCs/>
        </w:rPr>
        <w:t>C</w:t>
      </w:r>
      <w:r w:rsidR="007F2D9A">
        <w:rPr>
          <w:rFonts w:ascii="Times New Roman" w:hAnsi="Times New Roman"/>
          <w:bCs/>
          <w:iCs/>
        </w:rPr>
        <w:t>BM</w:t>
      </w:r>
      <w:r w:rsidR="00F713B0">
        <w:rPr>
          <w:rFonts w:ascii="Times New Roman" w:hAnsi="Times New Roman"/>
          <w:bCs/>
          <w:iCs/>
        </w:rPr>
        <w:t>/IFO</w:t>
      </w:r>
      <w:r w:rsidRPr="002B59F3">
        <w:rPr>
          <w:rFonts w:ascii="Times New Roman" w:hAnsi="Times New Roman"/>
          <w:bCs/>
          <w:iCs/>
        </w:rPr>
        <w:t xml:space="preserve"> Ac</w:t>
      </w:r>
      <w:r w:rsidRPr="002B59F3" w:rsidR="00DA7FD9">
        <w:rPr>
          <w:rFonts w:ascii="Times New Roman" w:hAnsi="Times New Roman"/>
          <w:bCs/>
          <w:iCs/>
        </w:rPr>
        <w:t>a</w:t>
      </w:r>
      <w:r w:rsidRPr="002B59F3">
        <w:rPr>
          <w:rFonts w:ascii="Times New Roman" w:hAnsi="Times New Roman"/>
          <w:bCs/>
          <w:iCs/>
        </w:rPr>
        <w:t>demic</w:t>
      </w:r>
      <w:r w:rsidRPr="002B59F3" w:rsidR="00B66A4F">
        <w:rPr>
          <w:rFonts w:ascii="Times New Roman" w:hAnsi="Times New Roman"/>
          <w:bCs/>
          <w:iCs/>
        </w:rPr>
        <w:t xml:space="preserve"> Affairs Committee</w:t>
      </w:r>
    </w:p>
    <w:p w:rsidRPr="00020F55" w:rsidR="00534C63" w:rsidP="00750697" w:rsidRDefault="00534C63" w14:paraId="7B04277B" w14:textId="56DC2B48">
      <w:pPr>
        <w:pStyle w:val="ColorfulList-Accent11"/>
        <w:numPr>
          <w:ilvl w:val="1"/>
          <w:numId w:val="19"/>
        </w:numPr>
        <w:jc w:val="both"/>
        <w:rPr>
          <w:rFonts w:ascii="Times New Roman" w:hAnsi="Times New Roman"/>
          <w:bCs/>
        </w:rPr>
      </w:pPr>
      <w:r w:rsidRPr="00020F55">
        <w:rPr>
          <w:rFonts w:ascii="Times New Roman" w:hAnsi="Times New Roman"/>
          <w:bCs/>
          <w:iCs/>
        </w:rPr>
        <w:t>Served as a co-deep reader for C</w:t>
      </w:r>
      <w:r w:rsidR="007F2D9A">
        <w:rPr>
          <w:rFonts w:ascii="Times New Roman" w:hAnsi="Times New Roman"/>
          <w:bCs/>
          <w:iCs/>
        </w:rPr>
        <w:t>B</w:t>
      </w:r>
      <w:r w:rsidRPr="00020F55">
        <w:rPr>
          <w:rFonts w:ascii="Times New Roman" w:hAnsi="Times New Roman"/>
          <w:bCs/>
          <w:iCs/>
        </w:rPr>
        <w:t>M-IFO FA association</w:t>
      </w:r>
    </w:p>
    <w:p w:rsidRPr="002B59F3" w:rsidR="00F14EF1" w:rsidP="00B66A4F" w:rsidRDefault="008C09CA" w14:paraId="432CCCAF" w14:textId="6CA1FCA1">
      <w:pPr>
        <w:pStyle w:val="ColorfulList-Accent11"/>
        <w:numPr>
          <w:ilvl w:val="1"/>
          <w:numId w:val="19"/>
        </w:numPr>
        <w:jc w:val="both"/>
        <w:rPr>
          <w:rFonts w:ascii="Times New Roman" w:hAnsi="Times New Roman"/>
          <w:bCs/>
        </w:rPr>
      </w:pPr>
      <w:r w:rsidRPr="002B59F3">
        <w:rPr>
          <w:rFonts w:ascii="Times New Roman" w:hAnsi="Times New Roman"/>
          <w:bCs/>
          <w:iCs/>
        </w:rPr>
        <w:t>Student Scholars Committee</w:t>
      </w:r>
      <w:r w:rsidR="00020F55">
        <w:rPr>
          <w:rFonts w:ascii="Times New Roman" w:hAnsi="Times New Roman"/>
          <w:bCs/>
          <w:iCs/>
        </w:rPr>
        <w:t xml:space="preserve"> (University)</w:t>
      </w:r>
    </w:p>
    <w:p w:rsidR="00421F64" w:rsidP="002E3B2A" w:rsidRDefault="2F588966" w14:paraId="1B677EB7" w14:textId="0F262442">
      <w:pPr>
        <w:pStyle w:val="ColorfulList-Accent11"/>
        <w:numPr>
          <w:ilvl w:val="0"/>
          <w:numId w:val="19"/>
        </w:numPr>
        <w:jc w:val="both"/>
        <w:rPr>
          <w:rFonts w:ascii="Times New Roman" w:hAnsi="Times New Roman"/>
        </w:rPr>
      </w:pPr>
      <w:r w:rsidRPr="6786CCDE">
        <w:rPr>
          <w:rFonts w:ascii="Times New Roman" w:hAnsi="Times New Roman"/>
        </w:rPr>
        <w:t xml:space="preserve">Participate in and support </w:t>
      </w:r>
      <w:r w:rsidR="00421F64">
        <w:rPr>
          <w:rFonts w:ascii="Times New Roman" w:hAnsi="Times New Roman"/>
        </w:rPr>
        <w:t>Diversity, Equity and Inclusion</w:t>
      </w:r>
      <w:r w:rsidR="00C03845">
        <w:rPr>
          <w:rFonts w:ascii="Times New Roman" w:hAnsi="Times New Roman"/>
        </w:rPr>
        <w:t xml:space="preserve"> (DEI)</w:t>
      </w:r>
      <w:r w:rsidR="00421F64">
        <w:rPr>
          <w:rFonts w:ascii="Times New Roman" w:hAnsi="Times New Roman"/>
        </w:rPr>
        <w:t xml:space="preserve"> Activities</w:t>
      </w:r>
    </w:p>
    <w:p w:rsidR="00BB5326" w:rsidP="00421F64" w:rsidRDefault="00BB5326" w14:paraId="18816753" w14:textId="3AE5C29B">
      <w:pPr>
        <w:pStyle w:val="ColorfulList-Accent11"/>
        <w:numPr>
          <w:ilvl w:val="1"/>
          <w:numId w:val="19"/>
        </w:numPr>
        <w:jc w:val="both"/>
        <w:rPr>
          <w:rFonts w:ascii="Times New Roman" w:hAnsi="Times New Roman"/>
        </w:rPr>
      </w:pPr>
      <w:r>
        <w:rPr>
          <w:rFonts w:ascii="Times New Roman" w:hAnsi="Times New Roman"/>
        </w:rPr>
        <w:t>Member, Black Equity</w:t>
      </w:r>
      <w:r w:rsidR="00A97934">
        <w:rPr>
          <w:rFonts w:ascii="Times New Roman" w:hAnsi="Times New Roman"/>
        </w:rPr>
        <w:t xml:space="preserve"> – ERG for people of African descent</w:t>
      </w:r>
    </w:p>
    <w:p w:rsidR="00ED1850" w:rsidP="00421F64" w:rsidRDefault="001C2E39" w14:paraId="3580D30D" w14:textId="155928DD">
      <w:pPr>
        <w:pStyle w:val="ColorfulList-Accent11"/>
        <w:numPr>
          <w:ilvl w:val="1"/>
          <w:numId w:val="19"/>
        </w:numPr>
        <w:jc w:val="both"/>
        <w:rPr>
          <w:rFonts w:ascii="Times New Roman" w:hAnsi="Times New Roman"/>
        </w:rPr>
      </w:pPr>
      <w:r>
        <w:rPr>
          <w:rFonts w:ascii="Times New Roman" w:hAnsi="Times New Roman"/>
        </w:rPr>
        <w:lastRenderedPageBreak/>
        <w:t xml:space="preserve">Participated in the </w:t>
      </w:r>
      <w:r w:rsidR="00703738">
        <w:rPr>
          <w:rFonts w:ascii="Times New Roman" w:hAnsi="Times New Roman"/>
        </w:rPr>
        <w:t xml:space="preserve">Office of Equity and Inclusion </w:t>
      </w:r>
      <w:r w:rsidR="006D1363">
        <w:rPr>
          <w:rFonts w:ascii="Times New Roman" w:hAnsi="Times New Roman"/>
        </w:rPr>
        <w:t xml:space="preserve">activities to support </w:t>
      </w:r>
      <w:r w:rsidR="00ED1850">
        <w:rPr>
          <w:rFonts w:ascii="Times New Roman" w:hAnsi="Times New Roman"/>
        </w:rPr>
        <w:t xml:space="preserve">diversity, equity, inclusion and anti-racism. </w:t>
      </w:r>
    </w:p>
    <w:p w:rsidR="001C5DC5" w:rsidP="00EC3454" w:rsidRDefault="00FD2B63" w14:paraId="62C870A9" w14:textId="6F911F6D">
      <w:pPr>
        <w:pStyle w:val="ColorfulList-Accent11"/>
        <w:numPr>
          <w:ilvl w:val="2"/>
          <w:numId w:val="19"/>
        </w:numPr>
        <w:jc w:val="both"/>
        <w:rPr>
          <w:rFonts w:ascii="Times New Roman" w:hAnsi="Times New Roman"/>
        </w:rPr>
      </w:pPr>
      <w:r>
        <w:rPr>
          <w:rFonts w:ascii="Times New Roman" w:hAnsi="Times New Roman"/>
        </w:rPr>
        <w:t xml:space="preserve">Office of DEI – </w:t>
      </w:r>
      <w:r w:rsidRPr="001C5DC5" w:rsidR="009B3769">
        <w:rPr>
          <w:rFonts w:ascii="Times New Roman" w:hAnsi="Times New Roman"/>
        </w:rPr>
        <w:t xml:space="preserve">Convocation Session: </w:t>
      </w:r>
      <w:r w:rsidR="00FD1FD3">
        <w:rPr>
          <w:rFonts w:ascii="Times New Roman" w:hAnsi="Times New Roman"/>
        </w:rPr>
        <w:t xml:space="preserve">Combatting </w:t>
      </w:r>
      <w:r>
        <w:rPr>
          <w:rFonts w:ascii="Times New Roman" w:hAnsi="Times New Roman"/>
        </w:rPr>
        <w:t>Microaggressions in the workplace</w:t>
      </w:r>
      <w:r w:rsidRPr="38D82718" w:rsidR="00BB3FE8">
        <w:rPr>
          <w:rFonts w:ascii="Times New Roman" w:hAnsi="Times New Roman"/>
        </w:rPr>
        <w:t xml:space="preserve"> </w:t>
      </w:r>
    </w:p>
    <w:p w:rsidR="009B3769" w:rsidP="00EC3454" w:rsidRDefault="001C5DC5" w14:paraId="33C7A793" w14:textId="77777777">
      <w:pPr>
        <w:pStyle w:val="ColorfulList-Accent11"/>
        <w:numPr>
          <w:ilvl w:val="2"/>
          <w:numId w:val="19"/>
        </w:numPr>
        <w:jc w:val="both"/>
        <w:rPr>
          <w:rFonts w:ascii="Times New Roman" w:hAnsi="Times New Roman"/>
        </w:rPr>
      </w:pPr>
      <w:r w:rsidRPr="001C5DC5">
        <w:rPr>
          <w:rFonts w:ascii="Times New Roman" w:hAnsi="Times New Roman"/>
        </w:rPr>
        <w:t>Office of DEI – Convocation Session: Accessibility Updates &amp; Answer Session for Faculty</w:t>
      </w:r>
    </w:p>
    <w:p w:rsidR="001C5DC5" w:rsidP="00EC3454" w:rsidRDefault="002814DF" w14:paraId="0E310091" w14:textId="761FDF68">
      <w:pPr>
        <w:pStyle w:val="ColorfulList-Accent11"/>
        <w:numPr>
          <w:ilvl w:val="2"/>
          <w:numId w:val="19"/>
        </w:numPr>
        <w:jc w:val="both"/>
        <w:rPr>
          <w:rFonts w:ascii="Times New Roman" w:hAnsi="Times New Roman"/>
        </w:rPr>
      </w:pPr>
      <w:r>
        <w:rPr>
          <w:rFonts w:ascii="Times New Roman" w:hAnsi="Times New Roman"/>
        </w:rPr>
        <w:t>Office of</w:t>
      </w:r>
      <w:r w:rsidR="002C0DD8">
        <w:rPr>
          <w:rFonts w:ascii="Times New Roman" w:hAnsi="Times New Roman"/>
        </w:rPr>
        <w:t xml:space="preserve"> DEI - </w:t>
      </w:r>
      <w:r w:rsidRPr="002814DF">
        <w:rPr>
          <w:rFonts w:ascii="Times New Roman" w:hAnsi="Times New Roman"/>
        </w:rPr>
        <w:t>Convocation Session: Office of Equity &amp; Inclusion Info Session</w:t>
      </w:r>
      <w:r w:rsidRPr="001C5DC5" w:rsidR="001C5DC5">
        <w:rPr>
          <w:rFonts w:ascii="Times New Roman" w:hAnsi="Times New Roman"/>
        </w:rPr>
        <w:t xml:space="preserve"> </w:t>
      </w:r>
    </w:p>
    <w:p w:rsidR="008C09C5" w:rsidP="008C09C5" w:rsidRDefault="002D4A19" w14:paraId="23AC8110" w14:textId="752AC63D">
      <w:pPr>
        <w:pStyle w:val="ColorfulList-Accent11"/>
        <w:numPr>
          <w:ilvl w:val="1"/>
          <w:numId w:val="19"/>
        </w:numPr>
        <w:jc w:val="both"/>
        <w:rPr>
          <w:rFonts w:ascii="Times New Roman" w:hAnsi="Times New Roman"/>
        </w:rPr>
      </w:pPr>
      <w:r>
        <w:rPr>
          <w:rFonts w:ascii="Times New Roman" w:hAnsi="Times New Roman"/>
        </w:rPr>
        <w:t xml:space="preserve">I </w:t>
      </w:r>
      <w:r w:rsidR="007B7075">
        <w:rPr>
          <w:rFonts w:ascii="Times New Roman" w:hAnsi="Times New Roman"/>
        </w:rPr>
        <w:t xml:space="preserve">became an </w:t>
      </w:r>
      <w:r w:rsidR="00083CA3">
        <w:rPr>
          <w:rFonts w:ascii="Times New Roman" w:hAnsi="Times New Roman"/>
        </w:rPr>
        <w:t>Equity champion</w:t>
      </w:r>
      <w:r w:rsidR="002D79DA">
        <w:rPr>
          <w:rFonts w:ascii="Times New Roman" w:hAnsi="Times New Roman"/>
        </w:rPr>
        <w:t xml:space="preserve"> to promote </w:t>
      </w:r>
      <w:r w:rsidR="00447862">
        <w:rPr>
          <w:rFonts w:ascii="Times New Roman" w:hAnsi="Times New Roman"/>
        </w:rPr>
        <w:t>and close the gaps in equitable hire</w:t>
      </w:r>
      <w:r w:rsidR="00BF405F">
        <w:rPr>
          <w:rFonts w:ascii="Times New Roman" w:hAnsi="Times New Roman"/>
        </w:rPr>
        <w:t>. I served as an equity champion on the MIS search committee.</w:t>
      </w:r>
    </w:p>
    <w:p w:rsidRPr="008C09C5" w:rsidR="0050571C" w:rsidP="008C09C5" w:rsidRDefault="0050571C" w14:paraId="63A45607" w14:textId="2B818A89">
      <w:pPr>
        <w:pStyle w:val="ColorfulList-Accent11"/>
        <w:numPr>
          <w:ilvl w:val="1"/>
          <w:numId w:val="19"/>
        </w:numPr>
        <w:jc w:val="both"/>
        <w:rPr>
          <w:rFonts w:ascii="Times New Roman" w:hAnsi="Times New Roman"/>
        </w:rPr>
      </w:pPr>
      <w:r w:rsidRPr="008C09C5">
        <w:rPr>
          <w:rFonts w:ascii="Times New Roman" w:hAnsi="Times New Roman"/>
        </w:rPr>
        <w:t xml:space="preserve">Participated in the CFD’s </w:t>
      </w:r>
      <w:r w:rsidRPr="008C09C5">
        <w:rPr>
          <w:rStyle w:val="contentpasted0"/>
          <w:rFonts w:ascii="Times New Roman" w:hAnsi="Times New Roman"/>
          <w:color w:val="000000"/>
        </w:rPr>
        <w:t xml:space="preserve">Innocent Classroom, a transformative workshop series for Metro Faculty explores approach to anti-racist instruction. </w:t>
      </w:r>
    </w:p>
    <w:p w:rsidR="0050571C" w:rsidP="008C09C5" w:rsidRDefault="0050571C" w14:paraId="32852D3A" w14:textId="77777777">
      <w:pPr>
        <w:numPr>
          <w:ilvl w:val="2"/>
          <w:numId w:val="19"/>
        </w:numPr>
        <w:shd w:val="clear" w:color="auto" w:fill="FFFFFF"/>
        <w:rPr>
          <w:rFonts w:eastAsia="Times New Roman"/>
          <w:color w:val="242424"/>
          <w:sz w:val="20"/>
          <w:szCs w:val="20"/>
        </w:rPr>
      </w:pPr>
      <w:r>
        <w:rPr>
          <w:rStyle w:val="contentpasted0"/>
          <w:rFonts w:ascii="Times New Roman" w:hAnsi="Times New Roman" w:eastAsia="Times New Roman"/>
          <w:color w:val="000000"/>
        </w:rPr>
        <w:t>Gain a new anti-racist framework &amp; skillset to identify, assess, and eliminate barriers to student success</w:t>
      </w:r>
    </w:p>
    <w:p w:rsidR="0050571C" w:rsidP="008C09C5" w:rsidRDefault="0050571C" w14:paraId="3A24C603" w14:textId="77777777">
      <w:pPr>
        <w:numPr>
          <w:ilvl w:val="2"/>
          <w:numId w:val="19"/>
        </w:numPr>
        <w:shd w:val="clear" w:color="auto" w:fill="FFFFFF"/>
        <w:rPr>
          <w:rFonts w:eastAsia="Times New Roman"/>
          <w:color w:val="242424"/>
          <w:sz w:val="20"/>
          <w:szCs w:val="20"/>
        </w:rPr>
      </w:pPr>
      <w:r>
        <w:rPr>
          <w:rStyle w:val="contentpasted0"/>
          <w:rFonts w:ascii="Times New Roman" w:hAnsi="Times New Roman" w:eastAsia="Times New Roman"/>
          <w:color w:val="000000"/>
        </w:rPr>
        <w:t>Learn the fundamentals of a faculty-driven, student-centered practice of replacing stereotype threat &amp; implicit bias with trust</w:t>
      </w:r>
    </w:p>
    <w:p w:rsidR="0050571C" w:rsidP="008C09C5" w:rsidRDefault="0050571C" w14:paraId="2FCD46EB" w14:textId="77777777">
      <w:pPr>
        <w:numPr>
          <w:ilvl w:val="2"/>
          <w:numId w:val="19"/>
        </w:numPr>
        <w:shd w:val="clear" w:color="auto" w:fill="FFFFFF"/>
        <w:rPr>
          <w:rFonts w:eastAsia="Times New Roman"/>
          <w:color w:val="242424"/>
          <w:sz w:val="20"/>
          <w:szCs w:val="20"/>
        </w:rPr>
      </w:pPr>
      <w:r>
        <w:rPr>
          <w:rStyle w:val="contentpasted0"/>
          <w:rFonts w:ascii="Times New Roman" w:hAnsi="Times New Roman" w:eastAsia="Times New Roman"/>
          <w:color w:val="000000"/>
        </w:rPr>
        <w:t>Explore individual and organizational strategies to ending the negative impact of racial bias and racial and ethnic stereotypes</w:t>
      </w:r>
    </w:p>
    <w:p w:rsidRPr="002C0DD8" w:rsidR="0050571C" w:rsidP="008C09C5" w:rsidRDefault="0050571C" w14:paraId="238FEDD9" w14:textId="77777777">
      <w:pPr>
        <w:pStyle w:val="ColorfulList-Accent11"/>
        <w:ind w:left="0"/>
        <w:jc w:val="both"/>
        <w:rPr>
          <w:rFonts w:ascii="Times New Roman" w:hAnsi="Times New Roman"/>
        </w:rPr>
      </w:pPr>
    </w:p>
    <w:p w:rsidRPr="00EA26FA" w:rsidR="004832B8" w:rsidP="004832B8" w:rsidRDefault="004832B8" w14:paraId="6A7A8522" w14:textId="74ADE936">
      <w:pPr>
        <w:pStyle w:val="ColorfulList-Accent11"/>
        <w:numPr>
          <w:ilvl w:val="0"/>
          <w:numId w:val="19"/>
        </w:numPr>
        <w:jc w:val="both"/>
        <w:rPr>
          <w:rStyle w:val="contentpasted0"/>
          <w:rFonts w:ascii="Times New Roman" w:hAnsi="Times New Roman"/>
        </w:rPr>
      </w:pPr>
      <w:r w:rsidRPr="00EA26FA">
        <w:rPr>
          <w:rStyle w:val="contentpasted0"/>
          <w:rFonts w:ascii="Times New Roman" w:hAnsi="Times New Roman"/>
          <w:color w:val="000000"/>
        </w:rPr>
        <w:t>I signed up for Metro State’s Educator Learning Communities (ELC) for the fall semester</w:t>
      </w:r>
      <w:r w:rsidRPr="00EA26FA" w:rsidR="00B83318">
        <w:rPr>
          <w:rStyle w:val="contentpasted0"/>
          <w:rFonts w:ascii="Times New Roman" w:hAnsi="Times New Roman"/>
          <w:color w:val="000000"/>
        </w:rPr>
        <w:t xml:space="preserve">. </w:t>
      </w:r>
      <w:r w:rsidRPr="00EA26FA" w:rsidR="008F0F07">
        <w:rPr>
          <w:rStyle w:val="contentpasted0"/>
          <w:rFonts w:ascii="Times New Roman" w:hAnsi="Times New Roman"/>
          <w:color w:val="000000"/>
        </w:rPr>
        <w:t>My team</w:t>
      </w:r>
      <w:r w:rsidRPr="00EA26FA" w:rsidR="00B83318">
        <w:rPr>
          <w:rStyle w:val="contentpasted0"/>
          <w:rFonts w:ascii="Times New Roman" w:hAnsi="Times New Roman"/>
          <w:color w:val="000000"/>
        </w:rPr>
        <w:t xml:space="preserve"> explored “Engagement in </w:t>
      </w:r>
      <w:r w:rsidRPr="00EA26FA" w:rsidR="008F0F07">
        <w:rPr>
          <w:rStyle w:val="contentpasted0"/>
          <w:rFonts w:ascii="Times New Roman" w:hAnsi="Times New Roman"/>
          <w:color w:val="000000"/>
        </w:rPr>
        <w:t>Asynchronous Classrooms”</w:t>
      </w:r>
      <w:r w:rsidRPr="00EA26FA">
        <w:rPr>
          <w:rStyle w:val="contentpasted0"/>
          <w:rFonts w:ascii="Times New Roman" w:hAnsi="Times New Roman"/>
          <w:color w:val="000000"/>
        </w:rPr>
        <w:t xml:space="preserve"> </w:t>
      </w:r>
    </w:p>
    <w:p w:rsidRPr="00EA26FA" w:rsidR="00CC531D" w:rsidP="009241B9" w:rsidRDefault="004832B8" w14:paraId="1F5F16C5" w14:textId="26F931B0">
      <w:pPr>
        <w:pStyle w:val="NormalWeb"/>
        <w:numPr>
          <w:ilvl w:val="1"/>
          <w:numId w:val="19"/>
        </w:numPr>
        <w:shd w:val="clear" w:color="auto" w:fill="FFFFFF"/>
        <w:rPr>
          <w:rFonts w:ascii="Segoe UI" w:hAnsi="Segoe UI" w:cs="Segoe UI"/>
          <w:color w:val="242424"/>
        </w:rPr>
      </w:pPr>
      <w:r w:rsidRPr="00EA26FA">
        <w:rPr>
          <w:rStyle w:val="contentpasted0"/>
          <w:color w:val="000000" w:themeColor="text1"/>
        </w:rPr>
        <w:t>To strengthen relationships among educators at Metro State, reducing isolation</w:t>
      </w:r>
    </w:p>
    <w:p w:rsidR="65798BB4" w:rsidP="65798BB4" w:rsidRDefault="65798BB4" w14:paraId="3686AEAC" w14:textId="2785A8A4">
      <w:pPr>
        <w:pStyle w:val="ColorfulList-Accent11"/>
        <w:jc w:val="both"/>
        <w:rPr>
          <w:rFonts w:ascii="Times New Roman" w:hAnsi="Times New Roman"/>
        </w:rPr>
      </w:pPr>
    </w:p>
    <w:p w:rsidR="00EE46DC" w:rsidP="65798BB4" w:rsidRDefault="00EE46DC" w14:paraId="1341A8D0" w14:textId="77777777">
      <w:pPr>
        <w:pStyle w:val="ColorfulList-Accent11"/>
        <w:jc w:val="both"/>
        <w:rPr>
          <w:rFonts w:ascii="Times New Roman" w:hAnsi="Times New Roman"/>
        </w:rPr>
      </w:pPr>
    </w:p>
    <w:p w:rsidR="00EE46DC" w:rsidP="65798BB4" w:rsidRDefault="00EE46DC" w14:paraId="6DB5B067" w14:textId="77777777">
      <w:pPr>
        <w:pStyle w:val="ColorfulList-Accent11"/>
        <w:jc w:val="both"/>
        <w:rPr>
          <w:rFonts w:ascii="Times New Roman" w:hAnsi="Times New Roman"/>
        </w:rPr>
      </w:pPr>
    </w:p>
    <w:p w:rsidR="00EE46DC" w:rsidP="65798BB4" w:rsidRDefault="00EE46DC" w14:paraId="44256186" w14:textId="77777777">
      <w:pPr>
        <w:pStyle w:val="ColorfulList-Accent11"/>
        <w:jc w:val="both"/>
        <w:rPr>
          <w:rFonts w:ascii="Times New Roman" w:hAnsi="Times New Roman"/>
        </w:rPr>
      </w:pPr>
    </w:p>
    <w:p w:rsidR="00F02844" w:rsidP="65798BB4" w:rsidRDefault="00F02844" w14:paraId="10CE7826" w14:textId="77777777">
      <w:pPr>
        <w:pStyle w:val="ColorfulList-Accent11"/>
        <w:jc w:val="both"/>
        <w:rPr>
          <w:rFonts w:ascii="Times New Roman" w:hAnsi="Times New Roman"/>
        </w:rPr>
      </w:pPr>
    </w:p>
    <w:p w:rsidR="65798BB4" w:rsidP="65798BB4" w:rsidRDefault="65798BB4" w14:paraId="3A3E4C1C" w14:textId="24ADA137">
      <w:pPr>
        <w:pStyle w:val="ColorfulList-Accent11"/>
        <w:jc w:val="both"/>
        <w:rPr>
          <w:rFonts w:ascii="Times New Roman" w:hAnsi="Times New Roman"/>
        </w:rPr>
      </w:pPr>
    </w:p>
    <w:sectPr w:rsidR="65798BB4" w:rsidSect="00A378ED">
      <w:footerReference w:type="default" r:id="rId13"/>
      <w:pgSz w:w="12240" w:h="15840" w:orient="portrait"/>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085D" w:rsidP="005A6F8F" w:rsidRDefault="007A085D" w14:paraId="118B78F2" w14:textId="77777777">
      <w:r>
        <w:separator/>
      </w:r>
    </w:p>
  </w:endnote>
  <w:endnote w:type="continuationSeparator" w:id="0">
    <w:p w:rsidR="007A085D" w:rsidP="005A6F8F" w:rsidRDefault="007A085D" w14:paraId="062766D3" w14:textId="77777777">
      <w:r>
        <w:continuationSeparator/>
      </w:r>
    </w:p>
  </w:endnote>
  <w:endnote w:type="continuationNotice" w:id="1">
    <w:p w:rsidR="007A085D" w:rsidRDefault="007A085D" w14:paraId="128F0F6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roman"/>
    <w:pitch w:val="default"/>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2731C35" w:rsidP="22731C35" w:rsidRDefault="22731C35" w14:paraId="52229A82" w14:textId="2CD5D3C2">
    <w:pPr>
      <w:pStyle w:val="Footer"/>
      <w:jc w:val="center"/>
    </w:pPr>
  </w:p>
  <w:p w:rsidR="22731C35" w:rsidP="22731C35" w:rsidRDefault="22731C35" w14:paraId="06272D81" w14:textId="1A3C383F">
    <w:pPr>
      <w:pStyle w:val="Footer"/>
      <w:jc w:val="right"/>
    </w:pPr>
    <w:r>
      <w:fldChar w:fldCharType="begin"/>
    </w:r>
    <w:r>
      <w:instrText>PAGE</w:instrText>
    </w:r>
    <w:r>
      <w:fldChar w:fldCharType="separate"/>
    </w:r>
    <w:r w:rsidR="005F14F6">
      <w:rPr>
        <w:noProof/>
      </w:rPr>
      <w:t>1</w:t>
    </w:r>
    <w:r>
      <w:fldChar w:fldCharType="end"/>
    </w:r>
  </w:p>
  <w:p w:rsidR="00245E11" w:rsidRDefault="00245E11" w14:paraId="0E27B00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085D" w:rsidP="005A6F8F" w:rsidRDefault="007A085D" w14:paraId="0E0B7FA1" w14:textId="77777777">
      <w:r>
        <w:separator/>
      </w:r>
    </w:p>
  </w:footnote>
  <w:footnote w:type="continuationSeparator" w:id="0">
    <w:p w:rsidR="007A085D" w:rsidP="005A6F8F" w:rsidRDefault="007A085D" w14:paraId="32ED9C11" w14:textId="77777777">
      <w:r>
        <w:continuationSeparator/>
      </w:r>
    </w:p>
  </w:footnote>
  <w:footnote w:type="continuationNotice" w:id="1">
    <w:p w:rsidR="007A085D" w:rsidRDefault="007A085D" w14:paraId="069608D8" w14:textId="77777777"/>
  </w:footnote>
</w:footnotes>
</file>

<file path=word/intelligence2.xml><?xml version="1.0" encoding="utf-8"?>
<int2:intelligence xmlns:int2="http://schemas.microsoft.com/office/intelligence/2020/intelligence" xmlns:oel="http://schemas.microsoft.com/office/2019/extlst">
  <int2:observations>
    <int2:textHash int2:hashCode="SYZBor4JgeR9cp" int2:id="zMnM1Hb8">
      <int2:state int2:type="AugLoop_Text_Critique" int2:value="Rejected"/>
    </int2:textHash>
    <int2:textHash int2:hashCode="YXYdCSk0TicxLT" int2:id="8Xv22QnK">
      <int2:state int2:type="AugLoop_Text_Critique" int2:value="Rejected"/>
    </int2:textHash>
    <int2:textHash int2:hashCode="UTROJEW1MF4xaX" int2:id="cUSeDLf2">
      <int2:state int2:type="AugLoop_Text_Critique" int2:value="Rejected"/>
    </int2:textHash>
    <int2:textHash int2:hashCode="h9DOk9LmBAQ4cc" int2:id="w1bAZje2">
      <int2:state int2:type="AugLoop_Text_Critique" int2:value="Rejected"/>
    </int2:textHash>
    <int2:bookmark int2:bookmarkName="_Int_jgpzijg7" int2:invalidationBookmarkName="" int2:hashCode="bqXcYJbJvRcwc+" int2:id="KPfyO3L0">
      <int2:state int2:type="AugLoop_Text_Critique" int2:value="Rejected"/>
    </int2:bookmark>
    <int2:bookmark int2:bookmarkName="_Int_onT70AW3" int2:invalidationBookmarkName="" int2:hashCode="DiGyANRRAzjnqf" int2:id="uun9sJik">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347" style="width:9pt;height:9pt" o:bullet="t" type="#_x0000_t75">
        <v:imagedata o:title="BD14655_" r:id="rId1"/>
      </v:shape>
    </w:pict>
  </w:numPicBullet>
  <w:abstractNum w:abstractNumId="0" w15:restartNumberingAfterBreak="0">
    <w:nsid w:val="010D0748"/>
    <w:multiLevelType w:val="multilevel"/>
    <w:tmpl w:val="E6D0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34CDC"/>
    <w:multiLevelType w:val="hybridMultilevel"/>
    <w:tmpl w:val="B8040B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0D10D7"/>
    <w:multiLevelType w:val="hybridMultilevel"/>
    <w:tmpl w:val="06CE7996"/>
    <w:lvl w:ilvl="0" w:tplc="0409000B">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720" w:hanging="360"/>
      </w:pPr>
      <w:rPr>
        <w:rFonts w:hint="default" w:ascii="Wingdings" w:hAnsi="Wingdings"/>
      </w:rPr>
    </w:lvl>
    <w:lvl w:ilvl="3" w:tplc="04090001" w:tentative="1">
      <w:start w:val="1"/>
      <w:numFmt w:val="bullet"/>
      <w:lvlText w:val=""/>
      <w:lvlJc w:val="left"/>
      <w:pPr>
        <w:ind w:left="0" w:hanging="360"/>
      </w:pPr>
      <w:rPr>
        <w:rFonts w:hint="default" w:ascii="Symbol" w:hAnsi="Symbol"/>
      </w:rPr>
    </w:lvl>
    <w:lvl w:ilvl="4" w:tplc="04090003" w:tentative="1">
      <w:start w:val="1"/>
      <w:numFmt w:val="bullet"/>
      <w:lvlText w:val="o"/>
      <w:lvlJc w:val="left"/>
      <w:pPr>
        <w:ind w:left="720" w:hanging="360"/>
      </w:pPr>
      <w:rPr>
        <w:rFonts w:hint="default" w:ascii="Courier New" w:hAnsi="Courier New"/>
      </w:rPr>
    </w:lvl>
    <w:lvl w:ilvl="5" w:tplc="04090005" w:tentative="1">
      <w:start w:val="1"/>
      <w:numFmt w:val="bullet"/>
      <w:lvlText w:val=""/>
      <w:lvlJc w:val="left"/>
      <w:pPr>
        <w:ind w:left="1440" w:hanging="360"/>
      </w:pPr>
      <w:rPr>
        <w:rFonts w:hint="default" w:ascii="Wingdings" w:hAnsi="Wingdings"/>
      </w:rPr>
    </w:lvl>
    <w:lvl w:ilvl="6" w:tplc="04090001" w:tentative="1">
      <w:start w:val="1"/>
      <w:numFmt w:val="bullet"/>
      <w:lvlText w:val=""/>
      <w:lvlJc w:val="left"/>
      <w:pPr>
        <w:ind w:left="2160" w:hanging="360"/>
      </w:pPr>
      <w:rPr>
        <w:rFonts w:hint="default" w:ascii="Symbol" w:hAnsi="Symbol"/>
      </w:rPr>
    </w:lvl>
    <w:lvl w:ilvl="7" w:tplc="04090003" w:tentative="1">
      <w:start w:val="1"/>
      <w:numFmt w:val="bullet"/>
      <w:lvlText w:val="o"/>
      <w:lvlJc w:val="left"/>
      <w:pPr>
        <w:ind w:left="2880" w:hanging="360"/>
      </w:pPr>
      <w:rPr>
        <w:rFonts w:hint="default" w:ascii="Courier New" w:hAnsi="Courier New"/>
      </w:rPr>
    </w:lvl>
    <w:lvl w:ilvl="8" w:tplc="04090005" w:tentative="1">
      <w:start w:val="1"/>
      <w:numFmt w:val="bullet"/>
      <w:lvlText w:val=""/>
      <w:lvlJc w:val="left"/>
      <w:pPr>
        <w:ind w:left="3600" w:hanging="360"/>
      </w:pPr>
      <w:rPr>
        <w:rFonts w:hint="default" w:ascii="Wingdings" w:hAnsi="Wingdings"/>
      </w:rPr>
    </w:lvl>
  </w:abstractNum>
  <w:abstractNum w:abstractNumId="3" w15:restartNumberingAfterBreak="0">
    <w:nsid w:val="0C30523A"/>
    <w:multiLevelType w:val="hybridMultilevel"/>
    <w:tmpl w:val="EF5E7F7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0D7F63E3"/>
    <w:multiLevelType w:val="hybridMultilevel"/>
    <w:tmpl w:val="5CD494D2"/>
    <w:lvl w:ilvl="0" w:tplc="0409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 w15:restartNumberingAfterBreak="0">
    <w:nsid w:val="108BAB42"/>
    <w:multiLevelType w:val="hybridMultilevel"/>
    <w:tmpl w:val="3A706A34"/>
    <w:lvl w:ilvl="0" w:tplc="ED1CCADC">
      <w:start w:val="1"/>
      <w:numFmt w:val="decimal"/>
      <w:lvlText w:val="%1."/>
      <w:lvlJc w:val="left"/>
      <w:pPr>
        <w:ind w:left="720" w:hanging="360"/>
      </w:pPr>
    </w:lvl>
    <w:lvl w:ilvl="1" w:tplc="E7540446">
      <w:start w:val="3"/>
      <w:numFmt w:val="lowerLetter"/>
      <w:lvlText w:val="%2."/>
      <w:lvlJc w:val="left"/>
      <w:pPr>
        <w:ind w:left="1440" w:hanging="360"/>
      </w:pPr>
    </w:lvl>
    <w:lvl w:ilvl="2" w:tplc="6BDC6BCA">
      <w:start w:val="1"/>
      <w:numFmt w:val="lowerRoman"/>
      <w:lvlText w:val="%3."/>
      <w:lvlJc w:val="right"/>
      <w:pPr>
        <w:ind w:left="2160" w:hanging="180"/>
      </w:pPr>
    </w:lvl>
    <w:lvl w:ilvl="3" w:tplc="7B2A6B60">
      <w:start w:val="1"/>
      <w:numFmt w:val="decimal"/>
      <w:lvlText w:val="%4."/>
      <w:lvlJc w:val="left"/>
      <w:pPr>
        <w:ind w:left="2880" w:hanging="360"/>
      </w:pPr>
    </w:lvl>
    <w:lvl w:ilvl="4" w:tplc="DD603B36">
      <w:start w:val="1"/>
      <w:numFmt w:val="lowerLetter"/>
      <w:lvlText w:val="%5."/>
      <w:lvlJc w:val="left"/>
      <w:pPr>
        <w:ind w:left="3600" w:hanging="360"/>
      </w:pPr>
    </w:lvl>
    <w:lvl w:ilvl="5" w:tplc="E5EE674A">
      <w:start w:val="1"/>
      <w:numFmt w:val="lowerRoman"/>
      <w:lvlText w:val="%6."/>
      <w:lvlJc w:val="right"/>
      <w:pPr>
        <w:ind w:left="4320" w:hanging="180"/>
      </w:pPr>
    </w:lvl>
    <w:lvl w:ilvl="6" w:tplc="1C683B8E">
      <w:start w:val="1"/>
      <w:numFmt w:val="decimal"/>
      <w:lvlText w:val="%7."/>
      <w:lvlJc w:val="left"/>
      <w:pPr>
        <w:ind w:left="5040" w:hanging="360"/>
      </w:pPr>
    </w:lvl>
    <w:lvl w:ilvl="7" w:tplc="44A84BE0">
      <w:start w:val="1"/>
      <w:numFmt w:val="lowerLetter"/>
      <w:lvlText w:val="%8."/>
      <w:lvlJc w:val="left"/>
      <w:pPr>
        <w:ind w:left="5760" w:hanging="360"/>
      </w:pPr>
    </w:lvl>
    <w:lvl w:ilvl="8" w:tplc="2A767274">
      <w:start w:val="1"/>
      <w:numFmt w:val="lowerRoman"/>
      <w:lvlText w:val="%9."/>
      <w:lvlJc w:val="right"/>
      <w:pPr>
        <w:ind w:left="6480" w:hanging="180"/>
      </w:pPr>
    </w:lvl>
  </w:abstractNum>
  <w:abstractNum w:abstractNumId="6" w15:restartNumberingAfterBreak="0">
    <w:nsid w:val="14D85653"/>
    <w:multiLevelType w:val="hybridMultilevel"/>
    <w:tmpl w:val="106082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026F42"/>
    <w:multiLevelType w:val="hybridMultilevel"/>
    <w:tmpl w:val="5074CF08"/>
    <w:lvl w:ilvl="0" w:tplc="1294F7BE">
      <w:start w:val="1"/>
      <w:numFmt w:val="decimal"/>
      <w:lvlText w:val="[%1]"/>
      <w:lvlJc w:val="left"/>
      <w:pPr>
        <w:ind w:left="1440" w:hanging="360"/>
      </w:pPr>
      <w:rPr>
        <w:rFonts w:hint="default"/>
        <w:b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1732B1"/>
    <w:multiLevelType w:val="hybridMultilevel"/>
    <w:tmpl w:val="BFE448E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DB613FE"/>
    <w:multiLevelType w:val="hybridMultilevel"/>
    <w:tmpl w:val="8EBC36C6"/>
    <w:lvl w:ilvl="0" w:tplc="5712BC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24FC6"/>
    <w:multiLevelType w:val="hybridMultilevel"/>
    <w:tmpl w:val="CA62ACA8"/>
    <w:lvl w:ilvl="0" w:tplc="5DC024AC">
      <w:start w:val="1"/>
      <w:numFmt w:val="bullet"/>
      <w:lvlText w:val=""/>
      <w:lvlJc w:val="left"/>
      <w:pPr>
        <w:ind w:left="108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4805FA"/>
    <w:multiLevelType w:val="multilevel"/>
    <w:tmpl w:val="CA6E68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53C1E43"/>
    <w:multiLevelType w:val="hybridMultilevel"/>
    <w:tmpl w:val="34BEA73E"/>
    <w:lvl w:ilvl="0" w:tplc="0409000B">
      <w:start w:val="1"/>
      <w:numFmt w:val="bullet"/>
      <w:lvlText w:val=""/>
      <w:lvlJc w:val="left"/>
      <w:pPr>
        <w:ind w:left="39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023E55"/>
    <w:multiLevelType w:val="hybridMultilevel"/>
    <w:tmpl w:val="F2D0CD4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A9E355C"/>
    <w:multiLevelType w:val="hybridMultilevel"/>
    <w:tmpl w:val="91028BDE"/>
    <w:lvl w:ilvl="0" w:tplc="0276B27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E810F6"/>
    <w:multiLevelType w:val="hybridMultilevel"/>
    <w:tmpl w:val="C238992E"/>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2E2D26FC"/>
    <w:multiLevelType w:val="hybridMultilevel"/>
    <w:tmpl w:val="69D45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A518A0"/>
    <w:multiLevelType w:val="hybridMultilevel"/>
    <w:tmpl w:val="E3B2AB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70F7A61"/>
    <w:multiLevelType w:val="hybridMultilevel"/>
    <w:tmpl w:val="711CAC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7493A6A"/>
    <w:multiLevelType w:val="hybridMultilevel"/>
    <w:tmpl w:val="65443E28"/>
    <w:lvl w:ilvl="0" w:tplc="0409000B">
      <w:start w:val="1"/>
      <w:numFmt w:val="bullet"/>
      <w:lvlText w:val=""/>
      <w:lvlJc w:val="left"/>
      <w:pPr>
        <w:ind w:left="36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720" w:hanging="360"/>
      </w:pPr>
      <w:rPr>
        <w:rFonts w:hint="default" w:ascii="Symbol" w:hAnsi="Symbol"/>
      </w:rPr>
    </w:lvl>
    <w:lvl w:ilvl="4" w:tplc="04090003" w:tentative="1">
      <w:start w:val="1"/>
      <w:numFmt w:val="bullet"/>
      <w:lvlText w:val="o"/>
      <w:lvlJc w:val="left"/>
      <w:pPr>
        <w:ind w:left="0" w:hanging="360"/>
      </w:pPr>
      <w:rPr>
        <w:rFonts w:hint="default" w:ascii="Courier New" w:hAnsi="Courier New"/>
      </w:rPr>
    </w:lvl>
    <w:lvl w:ilvl="5" w:tplc="04090005" w:tentative="1">
      <w:start w:val="1"/>
      <w:numFmt w:val="bullet"/>
      <w:lvlText w:val=""/>
      <w:lvlJc w:val="left"/>
      <w:pPr>
        <w:ind w:left="720" w:hanging="360"/>
      </w:pPr>
      <w:rPr>
        <w:rFonts w:hint="default" w:ascii="Wingdings" w:hAnsi="Wingdings"/>
      </w:rPr>
    </w:lvl>
    <w:lvl w:ilvl="6" w:tplc="04090001" w:tentative="1">
      <w:start w:val="1"/>
      <w:numFmt w:val="bullet"/>
      <w:lvlText w:val=""/>
      <w:lvlJc w:val="left"/>
      <w:pPr>
        <w:ind w:left="1440" w:hanging="360"/>
      </w:pPr>
      <w:rPr>
        <w:rFonts w:hint="default" w:ascii="Symbol" w:hAnsi="Symbol"/>
      </w:rPr>
    </w:lvl>
    <w:lvl w:ilvl="7" w:tplc="04090003" w:tentative="1">
      <w:start w:val="1"/>
      <w:numFmt w:val="bullet"/>
      <w:lvlText w:val="o"/>
      <w:lvlJc w:val="left"/>
      <w:pPr>
        <w:ind w:left="2160" w:hanging="360"/>
      </w:pPr>
      <w:rPr>
        <w:rFonts w:hint="default" w:ascii="Courier New" w:hAnsi="Courier New"/>
      </w:rPr>
    </w:lvl>
    <w:lvl w:ilvl="8" w:tplc="04090005" w:tentative="1">
      <w:start w:val="1"/>
      <w:numFmt w:val="bullet"/>
      <w:lvlText w:val=""/>
      <w:lvlJc w:val="left"/>
      <w:pPr>
        <w:ind w:left="2880" w:hanging="360"/>
      </w:pPr>
      <w:rPr>
        <w:rFonts w:hint="default" w:ascii="Wingdings" w:hAnsi="Wingdings"/>
      </w:rPr>
    </w:lvl>
  </w:abstractNum>
  <w:abstractNum w:abstractNumId="20" w15:restartNumberingAfterBreak="0">
    <w:nsid w:val="41D249EB"/>
    <w:multiLevelType w:val="hybridMultilevel"/>
    <w:tmpl w:val="10A2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C004B"/>
    <w:multiLevelType w:val="hybridMultilevel"/>
    <w:tmpl w:val="EF808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88F47D8"/>
    <w:multiLevelType w:val="hybridMultilevel"/>
    <w:tmpl w:val="2C1E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9F25EC"/>
    <w:multiLevelType w:val="hybridMultilevel"/>
    <w:tmpl w:val="EB28F62A"/>
    <w:lvl w:ilvl="0" w:tplc="5DC024AC">
      <w:start w:val="1"/>
      <w:numFmt w:val="bullet"/>
      <w:lvlText w:val=""/>
      <w:lvlJc w:val="left"/>
      <w:pPr>
        <w:ind w:left="3240" w:hanging="360"/>
      </w:pPr>
      <w:rPr>
        <w:rFonts w:hint="default" w:ascii="Symbol" w:hAnsi="Symbol"/>
      </w:rPr>
    </w:lvl>
    <w:lvl w:ilvl="1" w:tplc="04090003">
      <w:start w:val="1"/>
      <w:numFmt w:val="bullet"/>
      <w:lvlText w:val="o"/>
      <w:lvlJc w:val="left"/>
      <w:pPr>
        <w:ind w:left="3600" w:hanging="360"/>
      </w:pPr>
      <w:rPr>
        <w:rFonts w:hint="default" w:ascii="Courier New" w:hAnsi="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rPr>
    </w:lvl>
    <w:lvl w:ilvl="8" w:tplc="04090005" w:tentative="1">
      <w:start w:val="1"/>
      <w:numFmt w:val="bullet"/>
      <w:lvlText w:val=""/>
      <w:lvlJc w:val="left"/>
      <w:pPr>
        <w:ind w:left="8640" w:hanging="360"/>
      </w:pPr>
      <w:rPr>
        <w:rFonts w:hint="default" w:ascii="Wingdings" w:hAnsi="Wingdings"/>
      </w:rPr>
    </w:lvl>
  </w:abstractNum>
  <w:abstractNum w:abstractNumId="24" w15:restartNumberingAfterBreak="0">
    <w:nsid w:val="554C1773"/>
    <w:multiLevelType w:val="hybridMultilevel"/>
    <w:tmpl w:val="439647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237370"/>
    <w:multiLevelType w:val="hybridMultilevel"/>
    <w:tmpl w:val="19A65732"/>
    <w:lvl w:ilvl="0" w:tplc="7756AB3C">
      <w:start w:val="1"/>
      <w:numFmt w:val="decimal"/>
      <w:lvlText w:val="%1."/>
      <w:lvlJc w:val="left"/>
      <w:pPr>
        <w:ind w:left="720" w:hanging="360"/>
      </w:pPr>
    </w:lvl>
    <w:lvl w:ilvl="1" w:tplc="8E98E99E">
      <w:start w:val="2"/>
      <w:numFmt w:val="lowerLetter"/>
      <w:lvlText w:val="%2."/>
      <w:lvlJc w:val="left"/>
      <w:pPr>
        <w:ind w:left="1440" w:hanging="360"/>
      </w:pPr>
    </w:lvl>
    <w:lvl w:ilvl="2" w:tplc="15C2FA22">
      <w:start w:val="1"/>
      <w:numFmt w:val="lowerRoman"/>
      <w:lvlText w:val="%3."/>
      <w:lvlJc w:val="right"/>
      <w:pPr>
        <w:ind w:left="2160" w:hanging="180"/>
      </w:pPr>
    </w:lvl>
    <w:lvl w:ilvl="3" w:tplc="A830B686">
      <w:start w:val="1"/>
      <w:numFmt w:val="decimal"/>
      <w:lvlText w:val="%4."/>
      <w:lvlJc w:val="left"/>
      <w:pPr>
        <w:ind w:left="2880" w:hanging="360"/>
      </w:pPr>
    </w:lvl>
    <w:lvl w:ilvl="4" w:tplc="B1883794">
      <w:start w:val="1"/>
      <w:numFmt w:val="lowerLetter"/>
      <w:lvlText w:val="%5."/>
      <w:lvlJc w:val="left"/>
      <w:pPr>
        <w:ind w:left="3600" w:hanging="360"/>
      </w:pPr>
    </w:lvl>
    <w:lvl w:ilvl="5" w:tplc="7D9C32A4">
      <w:start w:val="1"/>
      <w:numFmt w:val="lowerRoman"/>
      <w:lvlText w:val="%6."/>
      <w:lvlJc w:val="right"/>
      <w:pPr>
        <w:ind w:left="4320" w:hanging="180"/>
      </w:pPr>
    </w:lvl>
    <w:lvl w:ilvl="6" w:tplc="1E063858">
      <w:start w:val="1"/>
      <w:numFmt w:val="decimal"/>
      <w:lvlText w:val="%7."/>
      <w:lvlJc w:val="left"/>
      <w:pPr>
        <w:ind w:left="5040" w:hanging="360"/>
      </w:pPr>
    </w:lvl>
    <w:lvl w:ilvl="7" w:tplc="14880430">
      <w:start w:val="1"/>
      <w:numFmt w:val="lowerLetter"/>
      <w:lvlText w:val="%8."/>
      <w:lvlJc w:val="left"/>
      <w:pPr>
        <w:ind w:left="5760" w:hanging="360"/>
      </w:pPr>
    </w:lvl>
    <w:lvl w:ilvl="8" w:tplc="0090CC20">
      <w:start w:val="1"/>
      <w:numFmt w:val="lowerRoman"/>
      <w:lvlText w:val="%9."/>
      <w:lvlJc w:val="right"/>
      <w:pPr>
        <w:ind w:left="6480" w:hanging="180"/>
      </w:pPr>
    </w:lvl>
  </w:abstractNum>
  <w:abstractNum w:abstractNumId="26" w15:restartNumberingAfterBreak="0">
    <w:nsid w:val="5E163AC4"/>
    <w:multiLevelType w:val="multilevel"/>
    <w:tmpl w:val="7BE807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3AB63D2"/>
    <w:multiLevelType w:val="hybridMultilevel"/>
    <w:tmpl w:val="669A9AB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53026A5"/>
    <w:multiLevelType w:val="hybridMultilevel"/>
    <w:tmpl w:val="68AE70E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65FB18EC"/>
    <w:multiLevelType w:val="hybridMultilevel"/>
    <w:tmpl w:val="807475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6A87911"/>
    <w:multiLevelType w:val="hybridMultilevel"/>
    <w:tmpl w:val="C0E48316"/>
    <w:lvl w:ilvl="0" w:tplc="5DC024AC">
      <w:start w:val="1"/>
      <w:numFmt w:val="bullet"/>
      <w:lvlText w:val=""/>
      <w:lvlJc w:val="left"/>
      <w:pPr>
        <w:ind w:left="108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CAF4334"/>
    <w:multiLevelType w:val="hybridMultilevel"/>
    <w:tmpl w:val="6DD60E2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D4967BA"/>
    <w:multiLevelType w:val="hybridMultilevel"/>
    <w:tmpl w:val="427CE1FC"/>
    <w:lvl w:ilvl="0" w:tplc="5DC024AC">
      <w:start w:val="1"/>
      <w:numFmt w:val="bullet"/>
      <w:lvlText w:val=""/>
      <w:lvlJc w:val="left"/>
      <w:pPr>
        <w:ind w:left="108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2D94778"/>
    <w:multiLevelType w:val="hybridMultilevel"/>
    <w:tmpl w:val="274C03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4787C05"/>
    <w:multiLevelType w:val="multilevel"/>
    <w:tmpl w:val="382EB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9ED9764"/>
    <w:multiLevelType w:val="hybridMultilevel"/>
    <w:tmpl w:val="A0FEBCC2"/>
    <w:lvl w:ilvl="0" w:tplc="1270AB6A">
      <w:start w:val="1"/>
      <w:numFmt w:val="decimal"/>
      <w:lvlText w:val="%1."/>
      <w:lvlJc w:val="left"/>
      <w:pPr>
        <w:ind w:left="720" w:hanging="360"/>
      </w:pPr>
    </w:lvl>
    <w:lvl w:ilvl="1" w:tplc="6B587228">
      <w:start w:val="1"/>
      <w:numFmt w:val="lowerLetter"/>
      <w:lvlText w:val="%2."/>
      <w:lvlJc w:val="left"/>
      <w:pPr>
        <w:ind w:left="1440" w:hanging="360"/>
      </w:pPr>
    </w:lvl>
    <w:lvl w:ilvl="2" w:tplc="0C883A36">
      <w:start w:val="1"/>
      <w:numFmt w:val="lowerRoman"/>
      <w:lvlText w:val="%3."/>
      <w:lvlJc w:val="right"/>
      <w:pPr>
        <w:ind w:left="2160" w:hanging="180"/>
      </w:pPr>
    </w:lvl>
    <w:lvl w:ilvl="3" w:tplc="8B8A92C0">
      <w:start w:val="1"/>
      <w:numFmt w:val="decimal"/>
      <w:lvlText w:val="%4."/>
      <w:lvlJc w:val="left"/>
      <w:pPr>
        <w:ind w:left="2880" w:hanging="360"/>
      </w:pPr>
    </w:lvl>
    <w:lvl w:ilvl="4" w:tplc="6A70C1BA">
      <w:start w:val="1"/>
      <w:numFmt w:val="lowerLetter"/>
      <w:lvlText w:val="%5."/>
      <w:lvlJc w:val="left"/>
      <w:pPr>
        <w:ind w:left="3600" w:hanging="360"/>
      </w:pPr>
    </w:lvl>
    <w:lvl w:ilvl="5" w:tplc="AC70D30C">
      <w:start w:val="1"/>
      <w:numFmt w:val="lowerRoman"/>
      <w:lvlText w:val="%6."/>
      <w:lvlJc w:val="right"/>
      <w:pPr>
        <w:ind w:left="4320" w:hanging="180"/>
      </w:pPr>
    </w:lvl>
    <w:lvl w:ilvl="6" w:tplc="273A48FE">
      <w:start w:val="1"/>
      <w:numFmt w:val="decimal"/>
      <w:lvlText w:val="%7."/>
      <w:lvlJc w:val="left"/>
      <w:pPr>
        <w:ind w:left="5040" w:hanging="360"/>
      </w:pPr>
    </w:lvl>
    <w:lvl w:ilvl="7" w:tplc="8F842F0E">
      <w:start w:val="1"/>
      <w:numFmt w:val="lowerLetter"/>
      <w:lvlText w:val="%8."/>
      <w:lvlJc w:val="left"/>
      <w:pPr>
        <w:ind w:left="5760" w:hanging="360"/>
      </w:pPr>
    </w:lvl>
    <w:lvl w:ilvl="8" w:tplc="827A22E0">
      <w:start w:val="1"/>
      <w:numFmt w:val="lowerRoman"/>
      <w:lvlText w:val="%9."/>
      <w:lvlJc w:val="right"/>
      <w:pPr>
        <w:ind w:left="6480" w:hanging="180"/>
      </w:pPr>
    </w:lvl>
  </w:abstractNum>
  <w:abstractNum w:abstractNumId="36" w15:restartNumberingAfterBreak="0">
    <w:nsid w:val="7D37047F"/>
    <w:multiLevelType w:val="hybridMultilevel"/>
    <w:tmpl w:val="4F6C43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25"/>
  </w:num>
  <w:num w:numId="3">
    <w:abstractNumId w:val="35"/>
  </w:num>
  <w:num w:numId="4">
    <w:abstractNumId w:val="10"/>
  </w:num>
  <w:num w:numId="5">
    <w:abstractNumId w:val="23"/>
  </w:num>
  <w:num w:numId="6">
    <w:abstractNumId w:val="30"/>
  </w:num>
  <w:num w:numId="7">
    <w:abstractNumId w:val="32"/>
  </w:num>
  <w:num w:numId="8">
    <w:abstractNumId w:val="12"/>
  </w:num>
  <w:num w:numId="9">
    <w:abstractNumId w:val="19"/>
  </w:num>
  <w:num w:numId="10">
    <w:abstractNumId w:val="2"/>
  </w:num>
  <w:num w:numId="11">
    <w:abstractNumId w:val="17"/>
  </w:num>
  <w:num w:numId="12">
    <w:abstractNumId w:val="3"/>
  </w:num>
  <w:num w:numId="13">
    <w:abstractNumId w:val="9"/>
  </w:num>
  <w:num w:numId="14">
    <w:abstractNumId w:val="27"/>
  </w:num>
  <w:num w:numId="15">
    <w:abstractNumId w:val="4"/>
  </w:num>
  <w:num w:numId="16">
    <w:abstractNumId w:val="8"/>
  </w:num>
  <w:num w:numId="17">
    <w:abstractNumId w:val="13"/>
  </w:num>
  <w:num w:numId="18">
    <w:abstractNumId w:val="14"/>
  </w:num>
  <w:num w:numId="19">
    <w:abstractNumId w:val="15"/>
  </w:num>
  <w:num w:numId="20">
    <w:abstractNumId w:val="34"/>
  </w:num>
  <w:num w:numId="21">
    <w:abstractNumId w:val="7"/>
  </w:num>
  <w:num w:numId="22">
    <w:abstractNumId w:val="6"/>
  </w:num>
  <w:num w:numId="23">
    <w:abstractNumId w:val="0"/>
  </w:num>
  <w:num w:numId="24">
    <w:abstractNumId w:val="11"/>
  </w:num>
  <w:num w:numId="25">
    <w:abstractNumId w:val="28"/>
  </w:num>
  <w:num w:numId="26">
    <w:abstractNumId w:val="26"/>
  </w:num>
  <w:num w:numId="27">
    <w:abstractNumId w:val="31"/>
  </w:num>
  <w:num w:numId="28">
    <w:abstractNumId w:val="22"/>
  </w:num>
  <w:num w:numId="29">
    <w:abstractNumId w:val="16"/>
  </w:num>
  <w:num w:numId="30">
    <w:abstractNumId w:val="36"/>
  </w:num>
  <w:num w:numId="31">
    <w:abstractNumId w:val="21"/>
  </w:num>
  <w:num w:numId="32">
    <w:abstractNumId w:val="20"/>
  </w:num>
  <w:num w:numId="33">
    <w:abstractNumId w:val="1"/>
  </w:num>
  <w:num w:numId="34">
    <w:abstractNumId w:val="18"/>
  </w:num>
  <w:num w:numId="35">
    <w:abstractNumId w:val="33"/>
  </w:num>
  <w:num w:numId="36">
    <w:abstractNumId w:val="29"/>
  </w:num>
  <w:num w:numId="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kuboyejo, Senanu R">
    <w15:presenceInfo w15:providerId="AD" w15:userId="S::sg5065eb@minnstate.edu::6c645ace-34bb-4fdd-83ef-7690d85736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dirty"/>
  <w:stylePaneSortMethod w:val="000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xNjYxMTM2sTQ1MzNV0lEKTi0uzszPAykwtKwFAMChtiEtAAAA"/>
  </w:docVars>
  <w:rsids>
    <w:rsidRoot w:val="00BE2581"/>
    <w:rsid w:val="00000267"/>
    <w:rsid w:val="00000440"/>
    <w:rsid w:val="00001BDB"/>
    <w:rsid w:val="00006A7C"/>
    <w:rsid w:val="00006A84"/>
    <w:rsid w:val="000113CE"/>
    <w:rsid w:val="00014B1F"/>
    <w:rsid w:val="00015AC6"/>
    <w:rsid w:val="0002059D"/>
    <w:rsid w:val="00020F55"/>
    <w:rsid w:val="00030A63"/>
    <w:rsid w:val="0003462B"/>
    <w:rsid w:val="00034FF6"/>
    <w:rsid w:val="00042105"/>
    <w:rsid w:val="00045CEE"/>
    <w:rsid w:val="00047146"/>
    <w:rsid w:val="000515F5"/>
    <w:rsid w:val="00051784"/>
    <w:rsid w:val="0005198A"/>
    <w:rsid w:val="0005379D"/>
    <w:rsid w:val="00053F08"/>
    <w:rsid w:val="00054C85"/>
    <w:rsid w:val="0005678C"/>
    <w:rsid w:val="00061B5A"/>
    <w:rsid w:val="0006696A"/>
    <w:rsid w:val="0007021F"/>
    <w:rsid w:val="00070CFD"/>
    <w:rsid w:val="00071F6B"/>
    <w:rsid w:val="000836C3"/>
    <w:rsid w:val="00083CA3"/>
    <w:rsid w:val="00084C78"/>
    <w:rsid w:val="00086889"/>
    <w:rsid w:val="0008721E"/>
    <w:rsid w:val="00090B8E"/>
    <w:rsid w:val="00090E23"/>
    <w:rsid w:val="0009285D"/>
    <w:rsid w:val="00092FCD"/>
    <w:rsid w:val="00095D4D"/>
    <w:rsid w:val="000A310E"/>
    <w:rsid w:val="000A3374"/>
    <w:rsid w:val="000A4266"/>
    <w:rsid w:val="000B0A19"/>
    <w:rsid w:val="000B0CB1"/>
    <w:rsid w:val="000B15ED"/>
    <w:rsid w:val="000B76EE"/>
    <w:rsid w:val="000C0412"/>
    <w:rsid w:val="000C0798"/>
    <w:rsid w:val="000C0AC5"/>
    <w:rsid w:val="000C34BB"/>
    <w:rsid w:val="000C4C06"/>
    <w:rsid w:val="000C52A7"/>
    <w:rsid w:val="000C6248"/>
    <w:rsid w:val="000C7169"/>
    <w:rsid w:val="000D234C"/>
    <w:rsid w:val="000D24F0"/>
    <w:rsid w:val="000D7D50"/>
    <w:rsid w:val="000E01C0"/>
    <w:rsid w:val="000E1EBD"/>
    <w:rsid w:val="000E2298"/>
    <w:rsid w:val="000E3FC3"/>
    <w:rsid w:val="000E40E6"/>
    <w:rsid w:val="000F052B"/>
    <w:rsid w:val="000F0908"/>
    <w:rsid w:val="000F13EC"/>
    <w:rsid w:val="000F2355"/>
    <w:rsid w:val="000F2C23"/>
    <w:rsid w:val="00103EEE"/>
    <w:rsid w:val="00107462"/>
    <w:rsid w:val="0011430E"/>
    <w:rsid w:val="0011533F"/>
    <w:rsid w:val="00116ABE"/>
    <w:rsid w:val="00120075"/>
    <w:rsid w:val="001268E2"/>
    <w:rsid w:val="00127037"/>
    <w:rsid w:val="00127194"/>
    <w:rsid w:val="001339ED"/>
    <w:rsid w:val="00134895"/>
    <w:rsid w:val="00136017"/>
    <w:rsid w:val="00140AFA"/>
    <w:rsid w:val="00141C83"/>
    <w:rsid w:val="0014355A"/>
    <w:rsid w:val="00143BC9"/>
    <w:rsid w:val="00143E3B"/>
    <w:rsid w:val="00151AFD"/>
    <w:rsid w:val="0015277F"/>
    <w:rsid w:val="00154685"/>
    <w:rsid w:val="00156AF6"/>
    <w:rsid w:val="00166F06"/>
    <w:rsid w:val="0016701D"/>
    <w:rsid w:val="0017772A"/>
    <w:rsid w:val="001809A4"/>
    <w:rsid w:val="00181F82"/>
    <w:rsid w:val="00183476"/>
    <w:rsid w:val="00187B39"/>
    <w:rsid w:val="00187C95"/>
    <w:rsid w:val="00196D80"/>
    <w:rsid w:val="00196ED0"/>
    <w:rsid w:val="00197198"/>
    <w:rsid w:val="001A0BDA"/>
    <w:rsid w:val="001A0FA3"/>
    <w:rsid w:val="001A1631"/>
    <w:rsid w:val="001A215E"/>
    <w:rsid w:val="001A3088"/>
    <w:rsid w:val="001B42C9"/>
    <w:rsid w:val="001C1253"/>
    <w:rsid w:val="001C2187"/>
    <w:rsid w:val="001C2E39"/>
    <w:rsid w:val="001C3EC9"/>
    <w:rsid w:val="001C5DC5"/>
    <w:rsid w:val="001C6D52"/>
    <w:rsid w:val="001D065A"/>
    <w:rsid w:val="001D197D"/>
    <w:rsid w:val="001D2E66"/>
    <w:rsid w:val="001F365C"/>
    <w:rsid w:val="001F43E6"/>
    <w:rsid w:val="001F55D0"/>
    <w:rsid w:val="001F7EE5"/>
    <w:rsid w:val="002023E5"/>
    <w:rsid w:val="0020520D"/>
    <w:rsid w:val="00207293"/>
    <w:rsid w:val="002104AC"/>
    <w:rsid w:val="00216737"/>
    <w:rsid w:val="00230BC7"/>
    <w:rsid w:val="00230DC7"/>
    <w:rsid w:val="00232BF3"/>
    <w:rsid w:val="00233C48"/>
    <w:rsid w:val="00234130"/>
    <w:rsid w:val="00234277"/>
    <w:rsid w:val="00234B70"/>
    <w:rsid w:val="002358CC"/>
    <w:rsid w:val="00241386"/>
    <w:rsid w:val="0024286B"/>
    <w:rsid w:val="00243A32"/>
    <w:rsid w:val="00245E11"/>
    <w:rsid w:val="00251B46"/>
    <w:rsid w:val="00251C36"/>
    <w:rsid w:val="00253493"/>
    <w:rsid w:val="00254218"/>
    <w:rsid w:val="002644F6"/>
    <w:rsid w:val="002723F4"/>
    <w:rsid w:val="00273FCB"/>
    <w:rsid w:val="00280C3E"/>
    <w:rsid w:val="00281168"/>
    <w:rsid w:val="0028149E"/>
    <w:rsid w:val="002814DF"/>
    <w:rsid w:val="00282EB4"/>
    <w:rsid w:val="002921EA"/>
    <w:rsid w:val="00292C3E"/>
    <w:rsid w:val="00293D8F"/>
    <w:rsid w:val="0029418F"/>
    <w:rsid w:val="00294969"/>
    <w:rsid w:val="002A0089"/>
    <w:rsid w:val="002A142C"/>
    <w:rsid w:val="002A3381"/>
    <w:rsid w:val="002A7F49"/>
    <w:rsid w:val="002B59F3"/>
    <w:rsid w:val="002C04E7"/>
    <w:rsid w:val="002C0DD8"/>
    <w:rsid w:val="002C15C7"/>
    <w:rsid w:val="002C2ACE"/>
    <w:rsid w:val="002C493B"/>
    <w:rsid w:val="002C568F"/>
    <w:rsid w:val="002C6E0D"/>
    <w:rsid w:val="002D0EE5"/>
    <w:rsid w:val="002D2136"/>
    <w:rsid w:val="002D21CE"/>
    <w:rsid w:val="002D3BDC"/>
    <w:rsid w:val="002D4A19"/>
    <w:rsid w:val="002D613D"/>
    <w:rsid w:val="002D6AAF"/>
    <w:rsid w:val="002D79DA"/>
    <w:rsid w:val="002E272E"/>
    <w:rsid w:val="002E3B2A"/>
    <w:rsid w:val="002E4CED"/>
    <w:rsid w:val="002E6192"/>
    <w:rsid w:val="002F61B4"/>
    <w:rsid w:val="00301637"/>
    <w:rsid w:val="003043BF"/>
    <w:rsid w:val="00305C8F"/>
    <w:rsid w:val="0030799A"/>
    <w:rsid w:val="00310E42"/>
    <w:rsid w:val="0031216D"/>
    <w:rsid w:val="00313ED6"/>
    <w:rsid w:val="003179B7"/>
    <w:rsid w:val="003220EB"/>
    <w:rsid w:val="00330F94"/>
    <w:rsid w:val="00331C46"/>
    <w:rsid w:val="00333678"/>
    <w:rsid w:val="00335A35"/>
    <w:rsid w:val="00335C2D"/>
    <w:rsid w:val="00336F21"/>
    <w:rsid w:val="00337BD8"/>
    <w:rsid w:val="003405D6"/>
    <w:rsid w:val="003415A9"/>
    <w:rsid w:val="00346854"/>
    <w:rsid w:val="00351424"/>
    <w:rsid w:val="00352A18"/>
    <w:rsid w:val="00354487"/>
    <w:rsid w:val="00361765"/>
    <w:rsid w:val="00366D2B"/>
    <w:rsid w:val="00373743"/>
    <w:rsid w:val="0037529F"/>
    <w:rsid w:val="00383AF5"/>
    <w:rsid w:val="00385A01"/>
    <w:rsid w:val="00393635"/>
    <w:rsid w:val="003938BA"/>
    <w:rsid w:val="003955A8"/>
    <w:rsid w:val="003A1614"/>
    <w:rsid w:val="003A1ECE"/>
    <w:rsid w:val="003B2408"/>
    <w:rsid w:val="003B343E"/>
    <w:rsid w:val="003B3ADC"/>
    <w:rsid w:val="003C121E"/>
    <w:rsid w:val="003C22DB"/>
    <w:rsid w:val="003C3977"/>
    <w:rsid w:val="003C3A80"/>
    <w:rsid w:val="003C3B17"/>
    <w:rsid w:val="003C4EC5"/>
    <w:rsid w:val="003D2402"/>
    <w:rsid w:val="003D4E15"/>
    <w:rsid w:val="003D5715"/>
    <w:rsid w:val="003E17D3"/>
    <w:rsid w:val="003E4C7F"/>
    <w:rsid w:val="003E5C9A"/>
    <w:rsid w:val="003E725B"/>
    <w:rsid w:val="003F3F22"/>
    <w:rsid w:val="003F7560"/>
    <w:rsid w:val="004004CC"/>
    <w:rsid w:val="0040137B"/>
    <w:rsid w:val="00405EC4"/>
    <w:rsid w:val="004076CE"/>
    <w:rsid w:val="00407732"/>
    <w:rsid w:val="00410214"/>
    <w:rsid w:val="00412492"/>
    <w:rsid w:val="004132D0"/>
    <w:rsid w:val="00414601"/>
    <w:rsid w:val="004201B0"/>
    <w:rsid w:val="00421F64"/>
    <w:rsid w:val="00425592"/>
    <w:rsid w:val="004268B9"/>
    <w:rsid w:val="00432817"/>
    <w:rsid w:val="004366F2"/>
    <w:rsid w:val="00442413"/>
    <w:rsid w:val="00442423"/>
    <w:rsid w:val="00442FF5"/>
    <w:rsid w:val="00446EBE"/>
    <w:rsid w:val="00447862"/>
    <w:rsid w:val="0045026D"/>
    <w:rsid w:val="00450A2F"/>
    <w:rsid w:val="004525DE"/>
    <w:rsid w:val="00453219"/>
    <w:rsid w:val="00453881"/>
    <w:rsid w:val="00455091"/>
    <w:rsid w:val="00457D67"/>
    <w:rsid w:val="0046200A"/>
    <w:rsid w:val="00462F11"/>
    <w:rsid w:val="00463D14"/>
    <w:rsid w:val="00463F4C"/>
    <w:rsid w:val="00467FB2"/>
    <w:rsid w:val="004832B8"/>
    <w:rsid w:val="00485934"/>
    <w:rsid w:val="004871B0"/>
    <w:rsid w:val="00491C6E"/>
    <w:rsid w:val="00497DE6"/>
    <w:rsid w:val="004A53FF"/>
    <w:rsid w:val="004A6639"/>
    <w:rsid w:val="004A7781"/>
    <w:rsid w:val="004B0295"/>
    <w:rsid w:val="004B16F6"/>
    <w:rsid w:val="004D2907"/>
    <w:rsid w:val="004E1509"/>
    <w:rsid w:val="004E1620"/>
    <w:rsid w:val="004E2CC7"/>
    <w:rsid w:val="004E5822"/>
    <w:rsid w:val="004E58F8"/>
    <w:rsid w:val="004F0100"/>
    <w:rsid w:val="004F01A6"/>
    <w:rsid w:val="004F0B50"/>
    <w:rsid w:val="004F0D2B"/>
    <w:rsid w:val="004F5262"/>
    <w:rsid w:val="00503D69"/>
    <w:rsid w:val="0050554C"/>
    <w:rsid w:val="005055CC"/>
    <w:rsid w:val="0050571C"/>
    <w:rsid w:val="005105AC"/>
    <w:rsid w:val="00511151"/>
    <w:rsid w:val="00512452"/>
    <w:rsid w:val="00515208"/>
    <w:rsid w:val="00522021"/>
    <w:rsid w:val="00522868"/>
    <w:rsid w:val="00531BA0"/>
    <w:rsid w:val="005326BB"/>
    <w:rsid w:val="00533987"/>
    <w:rsid w:val="0053442D"/>
    <w:rsid w:val="00534C63"/>
    <w:rsid w:val="0053550B"/>
    <w:rsid w:val="00537894"/>
    <w:rsid w:val="00546383"/>
    <w:rsid w:val="00547186"/>
    <w:rsid w:val="00550C5A"/>
    <w:rsid w:val="005555E7"/>
    <w:rsid w:val="0055798D"/>
    <w:rsid w:val="00563073"/>
    <w:rsid w:val="00566E60"/>
    <w:rsid w:val="00567F50"/>
    <w:rsid w:val="0057269B"/>
    <w:rsid w:val="0057335A"/>
    <w:rsid w:val="00575C97"/>
    <w:rsid w:val="0058371B"/>
    <w:rsid w:val="005862E1"/>
    <w:rsid w:val="0058785A"/>
    <w:rsid w:val="00595C62"/>
    <w:rsid w:val="005A1C00"/>
    <w:rsid w:val="005A242E"/>
    <w:rsid w:val="005A6CE6"/>
    <w:rsid w:val="005A6F8F"/>
    <w:rsid w:val="005B2DE0"/>
    <w:rsid w:val="005B34C0"/>
    <w:rsid w:val="005B48AF"/>
    <w:rsid w:val="005C28D1"/>
    <w:rsid w:val="005C2AA2"/>
    <w:rsid w:val="005C3DB2"/>
    <w:rsid w:val="005C3EDD"/>
    <w:rsid w:val="005C5FC2"/>
    <w:rsid w:val="005D23C6"/>
    <w:rsid w:val="005D70A9"/>
    <w:rsid w:val="005DF257"/>
    <w:rsid w:val="005E1F02"/>
    <w:rsid w:val="005E2973"/>
    <w:rsid w:val="005E4489"/>
    <w:rsid w:val="005E4D22"/>
    <w:rsid w:val="005F068E"/>
    <w:rsid w:val="005F14F6"/>
    <w:rsid w:val="005F646B"/>
    <w:rsid w:val="005F7285"/>
    <w:rsid w:val="005F73AA"/>
    <w:rsid w:val="006007CE"/>
    <w:rsid w:val="0060100D"/>
    <w:rsid w:val="00611C85"/>
    <w:rsid w:val="00614982"/>
    <w:rsid w:val="00616CCC"/>
    <w:rsid w:val="00616E0F"/>
    <w:rsid w:val="00620EB2"/>
    <w:rsid w:val="006210F5"/>
    <w:rsid w:val="0062127D"/>
    <w:rsid w:val="00622924"/>
    <w:rsid w:val="00624844"/>
    <w:rsid w:val="00626930"/>
    <w:rsid w:val="00626FC0"/>
    <w:rsid w:val="00631D2A"/>
    <w:rsid w:val="00634326"/>
    <w:rsid w:val="00640C81"/>
    <w:rsid w:val="006418D8"/>
    <w:rsid w:val="0064486F"/>
    <w:rsid w:val="00647705"/>
    <w:rsid w:val="006534C0"/>
    <w:rsid w:val="00661326"/>
    <w:rsid w:val="00663D2F"/>
    <w:rsid w:val="006660A0"/>
    <w:rsid w:val="006660A9"/>
    <w:rsid w:val="00666973"/>
    <w:rsid w:val="00670269"/>
    <w:rsid w:val="00674896"/>
    <w:rsid w:val="0067689C"/>
    <w:rsid w:val="0068375F"/>
    <w:rsid w:val="00685C40"/>
    <w:rsid w:val="006932BA"/>
    <w:rsid w:val="00694986"/>
    <w:rsid w:val="00695238"/>
    <w:rsid w:val="00696DFC"/>
    <w:rsid w:val="006A0203"/>
    <w:rsid w:val="006A038F"/>
    <w:rsid w:val="006A4B18"/>
    <w:rsid w:val="006A6CFD"/>
    <w:rsid w:val="006A74B3"/>
    <w:rsid w:val="006A7590"/>
    <w:rsid w:val="006A762B"/>
    <w:rsid w:val="006B0AE3"/>
    <w:rsid w:val="006B2833"/>
    <w:rsid w:val="006B3902"/>
    <w:rsid w:val="006B3932"/>
    <w:rsid w:val="006C2600"/>
    <w:rsid w:val="006C43B0"/>
    <w:rsid w:val="006C451D"/>
    <w:rsid w:val="006D1363"/>
    <w:rsid w:val="006D374E"/>
    <w:rsid w:val="006D4422"/>
    <w:rsid w:val="006D75BD"/>
    <w:rsid w:val="006E1FF6"/>
    <w:rsid w:val="006E339E"/>
    <w:rsid w:val="006E5534"/>
    <w:rsid w:val="006F2E64"/>
    <w:rsid w:val="006F422E"/>
    <w:rsid w:val="006F63B5"/>
    <w:rsid w:val="006F75B4"/>
    <w:rsid w:val="00700EF5"/>
    <w:rsid w:val="00703738"/>
    <w:rsid w:val="00711608"/>
    <w:rsid w:val="0071248C"/>
    <w:rsid w:val="00712551"/>
    <w:rsid w:val="00714636"/>
    <w:rsid w:val="00723CE0"/>
    <w:rsid w:val="00724E13"/>
    <w:rsid w:val="007319D4"/>
    <w:rsid w:val="00731CB8"/>
    <w:rsid w:val="007355B3"/>
    <w:rsid w:val="00740F12"/>
    <w:rsid w:val="007421FC"/>
    <w:rsid w:val="007526DB"/>
    <w:rsid w:val="00756502"/>
    <w:rsid w:val="00757277"/>
    <w:rsid w:val="007572FB"/>
    <w:rsid w:val="00760A65"/>
    <w:rsid w:val="007652BE"/>
    <w:rsid w:val="00773746"/>
    <w:rsid w:val="00775DCD"/>
    <w:rsid w:val="00782AC9"/>
    <w:rsid w:val="00783E84"/>
    <w:rsid w:val="007840CF"/>
    <w:rsid w:val="00784319"/>
    <w:rsid w:val="007861EE"/>
    <w:rsid w:val="00787AB5"/>
    <w:rsid w:val="00790F6E"/>
    <w:rsid w:val="00793117"/>
    <w:rsid w:val="007935E0"/>
    <w:rsid w:val="00795B0E"/>
    <w:rsid w:val="007A085D"/>
    <w:rsid w:val="007A5E55"/>
    <w:rsid w:val="007B103C"/>
    <w:rsid w:val="007B3960"/>
    <w:rsid w:val="007B6250"/>
    <w:rsid w:val="007B7075"/>
    <w:rsid w:val="007C0F4D"/>
    <w:rsid w:val="007C184F"/>
    <w:rsid w:val="007C27A0"/>
    <w:rsid w:val="007E01BD"/>
    <w:rsid w:val="007E1207"/>
    <w:rsid w:val="007E182C"/>
    <w:rsid w:val="007E2EE9"/>
    <w:rsid w:val="007E32EE"/>
    <w:rsid w:val="007E531C"/>
    <w:rsid w:val="007F1882"/>
    <w:rsid w:val="007F1E0D"/>
    <w:rsid w:val="007F2D9A"/>
    <w:rsid w:val="007F664F"/>
    <w:rsid w:val="007F68E6"/>
    <w:rsid w:val="00800202"/>
    <w:rsid w:val="00800C92"/>
    <w:rsid w:val="00801225"/>
    <w:rsid w:val="00801C5C"/>
    <w:rsid w:val="00802F49"/>
    <w:rsid w:val="00815B99"/>
    <w:rsid w:val="008173E9"/>
    <w:rsid w:val="00821D7B"/>
    <w:rsid w:val="00823102"/>
    <w:rsid w:val="0082430F"/>
    <w:rsid w:val="008268EC"/>
    <w:rsid w:val="00837292"/>
    <w:rsid w:val="00840D85"/>
    <w:rsid w:val="00841652"/>
    <w:rsid w:val="0084256F"/>
    <w:rsid w:val="008433DB"/>
    <w:rsid w:val="00845737"/>
    <w:rsid w:val="00846F5D"/>
    <w:rsid w:val="00851BBF"/>
    <w:rsid w:val="00852697"/>
    <w:rsid w:val="008535CC"/>
    <w:rsid w:val="00857EC2"/>
    <w:rsid w:val="00860F5E"/>
    <w:rsid w:val="00862F8A"/>
    <w:rsid w:val="00865576"/>
    <w:rsid w:val="008673C7"/>
    <w:rsid w:val="0086765E"/>
    <w:rsid w:val="008775F3"/>
    <w:rsid w:val="008812A6"/>
    <w:rsid w:val="0088316E"/>
    <w:rsid w:val="0088794F"/>
    <w:rsid w:val="00887F01"/>
    <w:rsid w:val="00892837"/>
    <w:rsid w:val="008974BA"/>
    <w:rsid w:val="00897E0C"/>
    <w:rsid w:val="008A563D"/>
    <w:rsid w:val="008A56D2"/>
    <w:rsid w:val="008A6902"/>
    <w:rsid w:val="008B24B8"/>
    <w:rsid w:val="008B33D8"/>
    <w:rsid w:val="008C09C5"/>
    <w:rsid w:val="008C09CA"/>
    <w:rsid w:val="008C0A63"/>
    <w:rsid w:val="008C5DD6"/>
    <w:rsid w:val="008D3FA7"/>
    <w:rsid w:val="008D4E01"/>
    <w:rsid w:val="008D5999"/>
    <w:rsid w:val="008E05EF"/>
    <w:rsid w:val="008E2FAD"/>
    <w:rsid w:val="008E6711"/>
    <w:rsid w:val="008F0F07"/>
    <w:rsid w:val="008F47AD"/>
    <w:rsid w:val="008F5994"/>
    <w:rsid w:val="008F7096"/>
    <w:rsid w:val="00903149"/>
    <w:rsid w:val="00904915"/>
    <w:rsid w:val="0090669A"/>
    <w:rsid w:val="00907E3E"/>
    <w:rsid w:val="00910778"/>
    <w:rsid w:val="00913152"/>
    <w:rsid w:val="00922450"/>
    <w:rsid w:val="009241B9"/>
    <w:rsid w:val="0093174A"/>
    <w:rsid w:val="00931CEB"/>
    <w:rsid w:val="00932329"/>
    <w:rsid w:val="00933B83"/>
    <w:rsid w:val="00934038"/>
    <w:rsid w:val="009426F1"/>
    <w:rsid w:val="00944870"/>
    <w:rsid w:val="0094524B"/>
    <w:rsid w:val="00945470"/>
    <w:rsid w:val="00953E5C"/>
    <w:rsid w:val="00954CBB"/>
    <w:rsid w:val="00963F32"/>
    <w:rsid w:val="0097359C"/>
    <w:rsid w:val="00976442"/>
    <w:rsid w:val="009768AA"/>
    <w:rsid w:val="009800C7"/>
    <w:rsid w:val="009827BB"/>
    <w:rsid w:val="009842ED"/>
    <w:rsid w:val="00985F4F"/>
    <w:rsid w:val="009861BA"/>
    <w:rsid w:val="00992872"/>
    <w:rsid w:val="00994C89"/>
    <w:rsid w:val="00995694"/>
    <w:rsid w:val="00995F02"/>
    <w:rsid w:val="00997076"/>
    <w:rsid w:val="009A247D"/>
    <w:rsid w:val="009A4613"/>
    <w:rsid w:val="009A656C"/>
    <w:rsid w:val="009B28E3"/>
    <w:rsid w:val="009B3769"/>
    <w:rsid w:val="009B478E"/>
    <w:rsid w:val="009C2CCB"/>
    <w:rsid w:val="009C3880"/>
    <w:rsid w:val="009C3F94"/>
    <w:rsid w:val="009C49B7"/>
    <w:rsid w:val="009C6CDD"/>
    <w:rsid w:val="009D6B90"/>
    <w:rsid w:val="009E1CE5"/>
    <w:rsid w:val="009E6839"/>
    <w:rsid w:val="009E7228"/>
    <w:rsid w:val="009F6B63"/>
    <w:rsid w:val="00A006B0"/>
    <w:rsid w:val="00A02B1A"/>
    <w:rsid w:val="00A04983"/>
    <w:rsid w:val="00A05529"/>
    <w:rsid w:val="00A055C5"/>
    <w:rsid w:val="00A05A4C"/>
    <w:rsid w:val="00A060E9"/>
    <w:rsid w:val="00A109A1"/>
    <w:rsid w:val="00A20BB7"/>
    <w:rsid w:val="00A20C41"/>
    <w:rsid w:val="00A21D0F"/>
    <w:rsid w:val="00A2236D"/>
    <w:rsid w:val="00A24298"/>
    <w:rsid w:val="00A322E7"/>
    <w:rsid w:val="00A3506B"/>
    <w:rsid w:val="00A36112"/>
    <w:rsid w:val="00A378ED"/>
    <w:rsid w:val="00A44BC1"/>
    <w:rsid w:val="00A54611"/>
    <w:rsid w:val="00A54EF7"/>
    <w:rsid w:val="00A621C2"/>
    <w:rsid w:val="00A65CF7"/>
    <w:rsid w:val="00A66297"/>
    <w:rsid w:val="00A7538C"/>
    <w:rsid w:val="00A7646E"/>
    <w:rsid w:val="00A77066"/>
    <w:rsid w:val="00A811E4"/>
    <w:rsid w:val="00A821CD"/>
    <w:rsid w:val="00A851ED"/>
    <w:rsid w:val="00A85F98"/>
    <w:rsid w:val="00A8775A"/>
    <w:rsid w:val="00A879BF"/>
    <w:rsid w:val="00A9088F"/>
    <w:rsid w:val="00A96644"/>
    <w:rsid w:val="00A9667B"/>
    <w:rsid w:val="00A96C2D"/>
    <w:rsid w:val="00A97934"/>
    <w:rsid w:val="00AA7AC7"/>
    <w:rsid w:val="00AB0A38"/>
    <w:rsid w:val="00AB1880"/>
    <w:rsid w:val="00AB3C5B"/>
    <w:rsid w:val="00AB4609"/>
    <w:rsid w:val="00AB5305"/>
    <w:rsid w:val="00AB693B"/>
    <w:rsid w:val="00AC24A0"/>
    <w:rsid w:val="00AC63C3"/>
    <w:rsid w:val="00AC6B22"/>
    <w:rsid w:val="00AD4290"/>
    <w:rsid w:val="00AD6D0C"/>
    <w:rsid w:val="00AD74A4"/>
    <w:rsid w:val="00AE0C88"/>
    <w:rsid w:val="00AE36CA"/>
    <w:rsid w:val="00AE4485"/>
    <w:rsid w:val="00AE7902"/>
    <w:rsid w:val="00AF2F77"/>
    <w:rsid w:val="00AF3B9B"/>
    <w:rsid w:val="00AF523D"/>
    <w:rsid w:val="00AF6134"/>
    <w:rsid w:val="00AF6BF6"/>
    <w:rsid w:val="00B0264F"/>
    <w:rsid w:val="00B05B80"/>
    <w:rsid w:val="00B05D2C"/>
    <w:rsid w:val="00B11979"/>
    <w:rsid w:val="00B11A29"/>
    <w:rsid w:val="00B11C9D"/>
    <w:rsid w:val="00B144CC"/>
    <w:rsid w:val="00B14DF7"/>
    <w:rsid w:val="00B1609C"/>
    <w:rsid w:val="00B17778"/>
    <w:rsid w:val="00B22B63"/>
    <w:rsid w:val="00B24B5A"/>
    <w:rsid w:val="00B252A4"/>
    <w:rsid w:val="00B269A2"/>
    <w:rsid w:val="00B26AD7"/>
    <w:rsid w:val="00B27DE1"/>
    <w:rsid w:val="00B30C0B"/>
    <w:rsid w:val="00B349FD"/>
    <w:rsid w:val="00B35E80"/>
    <w:rsid w:val="00B43424"/>
    <w:rsid w:val="00B44639"/>
    <w:rsid w:val="00B5228C"/>
    <w:rsid w:val="00B52E7E"/>
    <w:rsid w:val="00B53DA2"/>
    <w:rsid w:val="00B56372"/>
    <w:rsid w:val="00B634B1"/>
    <w:rsid w:val="00B63949"/>
    <w:rsid w:val="00B63C61"/>
    <w:rsid w:val="00B64506"/>
    <w:rsid w:val="00B64963"/>
    <w:rsid w:val="00B65BEB"/>
    <w:rsid w:val="00B66A4F"/>
    <w:rsid w:val="00B72CCA"/>
    <w:rsid w:val="00B73F15"/>
    <w:rsid w:val="00B7668F"/>
    <w:rsid w:val="00B776A7"/>
    <w:rsid w:val="00B81BA1"/>
    <w:rsid w:val="00B83318"/>
    <w:rsid w:val="00B863C6"/>
    <w:rsid w:val="00B87638"/>
    <w:rsid w:val="00B941FF"/>
    <w:rsid w:val="00B95053"/>
    <w:rsid w:val="00B975AE"/>
    <w:rsid w:val="00BA413D"/>
    <w:rsid w:val="00BB066C"/>
    <w:rsid w:val="00BB22DD"/>
    <w:rsid w:val="00BB3120"/>
    <w:rsid w:val="00BB3FE8"/>
    <w:rsid w:val="00BB427E"/>
    <w:rsid w:val="00BB5326"/>
    <w:rsid w:val="00BB6160"/>
    <w:rsid w:val="00BB6C6A"/>
    <w:rsid w:val="00BC12C6"/>
    <w:rsid w:val="00BC54A6"/>
    <w:rsid w:val="00BD1ADE"/>
    <w:rsid w:val="00BD4E11"/>
    <w:rsid w:val="00BE2581"/>
    <w:rsid w:val="00BE2FE0"/>
    <w:rsid w:val="00BF0EF0"/>
    <w:rsid w:val="00BF382C"/>
    <w:rsid w:val="00BF405F"/>
    <w:rsid w:val="00BF439B"/>
    <w:rsid w:val="00BF43E6"/>
    <w:rsid w:val="00BF4811"/>
    <w:rsid w:val="00BF535A"/>
    <w:rsid w:val="00C035F9"/>
    <w:rsid w:val="00C03845"/>
    <w:rsid w:val="00C0774D"/>
    <w:rsid w:val="00C07B6A"/>
    <w:rsid w:val="00C10963"/>
    <w:rsid w:val="00C1388D"/>
    <w:rsid w:val="00C13A29"/>
    <w:rsid w:val="00C14DC6"/>
    <w:rsid w:val="00C16510"/>
    <w:rsid w:val="00C17A1E"/>
    <w:rsid w:val="00C21879"/>
    <w:rsid w:val="00C231A0"/>
    <w:rsid w:val="00C319B2"/>
    <w:rsid w:val="00C369C5"/>
    <w:rsid w:val="00C42D66"/>
    <w:rsid w:val="00C4546B"/>
    <w:rsid w:val="00C45753"/>
    <w:rsid w:val="00C50CA9"/>
    <w:rsid w:val="00C5452A"/>
    <w:rsid w:val="00C6063E"/>
    <w:rsid w:val="00C606D5"/>
    <w:rsid w:val="00C61BA8"/>
    <w:rsid w:val="00C61DB0"/>
    <w:rsid w:val="00C648A8"/>
    <w:rsid w:val="00C657A0"/>
    <w:rsid w:val="00C71626"/>
    <w:rsid w:val="00C71C7E"/>
    <w:rsid w:val="00C72650"/>
    <w:rsid w:val="00C73CA5"/>
    <w:rsid w:val="00C74E5A"/>
    <w:rsid w:val="00C75022"/>
    <w:rsid w:val="00C802C7"/>
    <w:rsid w:val="00C9058B"/>
    <w:rsid w:val="00C9434B"/>
    <w:rsid w:val="00C95D7B"/>
    <w:rsid w:val="00CA3C0A"/>
    <w:rsid w:val="00CA78A6"/>
    <w:rsid w:val="00CB2F84"/>
    <w:rsid w:val="00CB3872"/>
    <w:rsid w:val="00CB5039"/>
    <w:rsid w:val="00CC0508"/>
    <w:rsid w:val="00CC1568"/>
    <w:rsid w:val="00CC1AB7"/>
    <w:rsid w:val="00CC42DB"/>
    <w:rsid w:val="00CC4A61"/>
    <w:rsid w:val="00CC531D"/>
    <w:rsid w:val="00CC6EA6"/>
    <w:rsid w:val="00CD1870"/>
    <w:rsid w:val="00CD18A0"/>
    <w:rsid w:val="00CD1A42"/>
    <w:rsid w:val="00CD1CAF"/>
    <w:rsid w:val="00CD2D85"/>
    <w:rsid w:val="00CD4FEB"/>
    <w:rsid w:val="00CD5E77"/>
    <w:rsid w:val="00CE4E1B"/>
    <w:rsid w:val="00CE50E8"/>
    <w:rsid w:val="00D01978"/>
    <w:rsid w:val="00D0282F"/>
    <w:rsid w:val="00D02A63"/>
    <w:rsid w:val="00D048A0"/>
    <w:rsid w:val="00D07D2B"/>
    <w:rsid w:val="00D11C3C"/>
    <w:rsid w:val="00D12DD3"/>
    <w:rsid w:val="00D131B2"/>
    <w:rsid w:val="00D16646"/>
    <w:rsid w:val="00D16A2A"/>
    <w:rsid w:val="00D2184E"/>
    <w:rsid w:val="00D2265D"/>
    <w:rsid w:val="00D24892"/>
    <w:rsid w:val="00D261A3"/>
    <w:rsid w:val="00D3450D"/>
    <w:rsid w:val="00D407B3"/>
    <w:rsid w:val="00D40949"/>
    <w:rsid w:val="00D45F20"/>
    <w:rsid w:val="00D47132"/>
    <w:rsid w:val="00D51209"/>
    <w:rsid w:val="00D5370A"/>
    <w:rsid w:val="00D53EDC"/>
    <w:rsid w:val="00D55A03"/>
    <w:rsid w:val="00D5727E"/>
    <w:rsid w:val="00D6176C"/>
    <w:rsid w:val="00D63F36"/>
    <w:rsid w:val="00D66F07"/>
    <w:rsid w:val="00D71DC2"/>
    <w:rsid w:val="00D73704"/>
    <w:rsid w:val="00D7742D"/>
    <w:rsid w:val="00D819AF"/>
    <w:rsid w:val="00D824A0"/>
    <w:rsid w:val="00D853FE"/>
    <w:rsid w:val="00D85B50"/>
    <w:rsid w:val="00D926AA"/>
    <w:rsid w:val="00D93F05"/>
    <w:rsid w:val="00DA591D"/>
    <w:rsid w:val="00DA7FD9"/>
    <w:rsid w:val="00DB7A55"/>
    <w:rsid w:val="00DC20FA"/>
    <w:rsid w:val="00DC7453"/>
    <w:rsid w:val="00DD1881"/>
    <w:rsid w:val="00DD5C78"/>
    <w:rsid w:val="00DD6307"/>
    <w:rsid w:val="00DE3480"/>
    <w:rsid w:val="00DE3861"/>
    <w:rsid w:val="00DE4F10"/>
    <w:rsid w:val="00DF30AB"/>
    <w:rsid w:val="00DF6564"/>
    <w:rsid w:val="00E01363"/>
    <w:rsid w:val="00E03EB9"/>
    <w:rsid w:val="00E0509C"/>
    <w:rsid w:val="00E067DD"/>
    <w:rsid w:val="00E07604"/>
    <w:rsid w:val="00E1085D"/>
    <w:rsid w:val="00E11D3F"/>
    <w:rsid w:val="00E13955"/>
    <w:rsid w:val="00E14A6F"/>
    <w:rsid w:val="00E153FF"/>
    <w:rsid w:val="00E17BEF"/>
    <w:rsid w:val="00E21C13"/>
    <w:rsid w:val="00E36A02"/>
    <w:rsid w:val="00E37F47"/>
    <w:rsid w:val="00E410FF"/>
    <w:rsid w:val="00E452D9"/>
    <w:rsid w:val="00E46712"/>
    <w:rsid w:val="00E474E6"/>
    <w:rsid w:val="00E622D8"/>
    <w:rsid w:val="00E626A0"/>
    <w:rsid w:val="00E62C29"/>
    <w:rsid w:val="00E64577"/>
    <w:rsid w:val="00E65325"/>
    <w:rsid w:val="00E80679"/>
    <w:rsid w:val="00E8172C"/>
    <w:rsid w:val="00E857BD"/>
    <w:rsid w:val="00E85981"/>
    <w:rsid w:val="00E865C7"/>
    <w:rsid w:val="00E90A8A"/>
    <w:rsid w:val="00E91AEB"/>
    <w:rsid w:val="00E95CF9"/>
    <w:rsid w:val="00E96AF6"/>
    <w:rsid w:val="00E97F39"/>
    <w:rsid w:val="00EA26FA"/>
    <w:rsid w:val="00EA3F3A"/>
    <w:rsid w:val="00EA4C9A"/>
    <w:rsid w:val="00EA6D4B"/>
    <w:rsid w:val="00EA6F84"/>
    <w:rsid w:val="00EB0138"/>
    <w:rsid w:val="00EB0A72"/>
    <w:rsid w:val="00EB4713"/>
    <w:rsid w:val="00EB4E11"/>
    <w:rsid w:val="00EB51A2"/>
    <w:rsid w:val="00EC0774"/>
    <w:rsid w:val="00EC20B4"/>
    <w:rsid w:val="00EC3454"/>
    <w:rsid w:val="00EC4A1B"/>
    <w:rsid w:val="00EC4D14"/>
    <w:rsid w:val="00EC6183"/>
    <w:rsid w:val="00EC636F"/>
    <w:rsid w:val="00EC690A"/>
    <w:rsid w:val="00ED011B"/>
    <w:rsid w:val="00ED1850"/>
    <w:rsid w:val="00ED422A"/>
    <w:rsid w:val="00ED6575"/>
    <w:rsid w:val="00EE131F"/>
    <w:rsid w:val="00EE15C5"/>
    <w:rsid w:val="00EE46DC"/>
    <w:rsid w:val="00EF0B95"/>
    <w:rsid w:val="00EF12AA"/>
    <w:rsid w:val="00EF1DB4"/>
    <w:rsid w:val="00EF6936"/>
    <w:rsid w:val="00EF6D30"/>
    <w:rsid w:val="00EF7EF7"/>
    <w:rsid w:val="00F02844"/>
    <w:rsid w:val="00F02D11"/>
    <w:rsid w:val="00F05F42"/>
    <w:rsid w:val="00F064CA"/>
    <w:rsid w:val="00F115A2"/>
    <w:rsid w:val="00F11F87"/>
    <w:rsid w:val="00F14080"/>
    <w:rsid w:val="00F14EF1"/>
    <w:rsid w:val="00F21831"/>
    <w:rsid w:val="00F21F39"/>
    <w:rsid w:val="00F2321C"/>
    <w:rsid w:val="00F2532A"/>
    <w:rsid w:val="00F25C23"/>
    <w:rsid w:val="00F3113C"/>
    <w:rsid w:val="00F33BB8"/>
    <w:rsid w:val="00F351F3"/>
    <w:rsid w:val="00F35E24"/>
    <w:rsid w:val="00F40158"/>
    <w:rsid w:val="00F41072"/>
    <w:rsid w:val="00F45411"/>
    <w:rsid w:val="00F47B40"/>
    <w:rsid w:val="00F52A99"/>
    <w:rsid w:val="00F54DE0"/>
    <w:rsid w:val="00F55BBF"/>
    <w:rsid w:val="00F65E52"/>
    <w:rsid w:val="00F65EB0"/>
    <w:rsid w:val="00F66BAD"/>
    <w:rsid w:val="00F6706C"/>
    <w:rsid w:val="00F702FD"/>
    <w:rsid w:val="00F70D34"/>
    <w:rsid w:val="00F713B0"/>
    <w:rsid w:val="00F71EBC"/>
    <w:rsid w:val="00F73A3D"/>
    <w:rsid w:val="00F81B95"/>
    <w:rsid w:val="00F85748"/>
    <w:rsid w:val="00F9163E"/>
    <w:rsid w:val="00F92F81"/>
    <w:rsid w:val="00F938D2"/>
    <w:rsid w:val="00FA04FF"/>
    <w:rsid w:val="00FA4E9C"/>
    <w:rsid w:val="00FA77B5"/>
    <w:rsid w:val="00FB251C"/>
    <w:rsid w:val="00FB39E6"/>
    <w:rsid w:val="00FC1A2B"/>
    <w:rsid w:val="00FC2092"/>
    <w:rsid w:val="00FC7A03"/>
    <w:rsid w:val="00FD1FD3"/>
    <w:rsid w:val="00FD2A0B"/>
    <w:rsid w:val="00FD2B63"/>
    <w:rsid w:val="00FDFF9B"/>
    <w:rsid w:val="00FE28AC"/>
    <w:rsid w:val="00FF3334"/>
    <w:rsid w:val="00FF4193"/>
    <w:rsid w:val="00FF7A68"/>
    <w:rsid w:val="010E3F3E"/>
    <w:rsid w:val="014A482E"/>
    <w:rsid w:val="0180F641"/>
    <w:rsid w:val="01F847DC"/>
    <w:rsid w:val="0370487D"/>
    <w:rsid w:val="0392F03C"/>
    <w:rsid w:val="03D84344"/>
    <w:rsid w:val="04AE6062"/>
    <w:rsid w:val="0693CCCB"/>
    <w:rsid w:val="06DDEEB2"/>
    <w:rsid w:val="075B6981"/>
    <w:rsid w:val="07C6808E"/>
    <w:rsid w:val="07DAAC1E"/>
    <w:rsid w:val="07E07705"/>
    <w:rsid w:val="07EEFEF4"/>
    <w:rsid w:val="08325D51"/>
    <w:rsid w:val="0843B9A0"/>
    <w:rsid w:val="086227B1"/>
    <w:rsid w:val="0A5BC58D"/>
    <w:rsid w:val="0B98BF6A"/>
    <w:rsid w:val="0CBC00CF"/>
    <w:rsid w:val="0D0DC046"/>
    <w:rsid w:val="0D172AC3"/>
    <w:rsid w:val="0D3250F2"/>
    <w:rsid w:val="0D4DA9B7"/>
    <w:rsid w:val="0DFF0ADF"/>
    <w:rsid w:val="0E50B143"/>
    <w:rsid w:val="0E6D32AC"/>
    <w:rsid w:val="0F8D95BA"/>
    <w:rsid w:val="1130EA25"/>
    <w:rsid w:val="119F3495"/>
    <w:rsid w:val="11C1F6F3"/>
    <w:rsid w:val="12A7EE55"/>
    <w:rsid w:val="13873820"/>
    <w:rsid w:val="13D0F885"/>
    <w:rsid w:val="13D84F36"/>
    <w:rsid w:val="141C9E08"/>
    <w:rsid w:val="145A9F68"/>
    <w:rsid w:val="148B1091"/>
    <w:rsid w:val="14B557C9"/>
    <w:rsid w:val="15230881"/>
    <w:rsid w:val="15943356"/>
    <w:rsid w:val="167ABB6A"/>
    <w:rsid w:val="17AB6FFF"/>
    <w:rsid w:val="17B7E579"/>
    <w:rsid w:val="17D9F2D2"/>
    <w:rsid w:val="17EE1187"/>
    <w:rsid w:val="184AF4CE"/>
    <w:rsid w:val="18908459"/>
    <w:rsid w:val="191B4FA3"/>
    <w:rsid w:val="19202BC7"/>
    <w:rsid w:val="19C79955"/>
    <w:rsid w:val="19FE9D33"/>
    <w:rsid w:val="1AC816E4"/>
    <w:rsid w:val="1AF32DC4"/>
    <w:rsid w:val="1B4C9F84"/>
    <w:rsid w:val="1B924A05"/>
    <w:rsid w:val="1C45B5CB"/>
    <w:rsid w:val="1C55BA1B"/>
    <w:rsid w:val="1CA95C66"/>
    <w:rsid w:val="1EA29C32"/>
    <w:rsid w:val="1EB15CDC"/>
    <w:rsid w:val="1F8A9127"/>
    <w:rsid w:val="1FF59C73"/>
    <w:rsid w:val="204D2D3D"/>
    <w:rsid w:val="21266188"/>
    <w:rsid w:val="21E8FD9E"/>
    <w:rsid w:val="22731C35"/>
    <w:rsid w:val="22C231E9"/>
    <w:rsid w:val="2384CDFF"/>
    <w:rsid w:val="23A0006D"/>
    <w:rsid w:val="242DD66B"/>
    <w:rsid w:val="24342E81"/>
    <w:rsid w:val="245E024A"/>
    <w:rsid w:val="247498AF"/>
    <w:rsid w:val="251D08A6"/>
    <w:rsid w:val="2524CA99"/>
    <w:rsid w:val="25D58D65"/>
    <w:rsid w:val="2629B51B"/>
    <w:rsid w:val="26E9EBA7"/>
    <w:rsid w:val="26EB6156"/>
    <w:rsid w:val="26EDE400"/>
    <w:rsid w:val="27BF923E"/>
    <w:rsid w:val="27DB8C91"/>
    <w:rsid w:val="28157576"/>
    <w:rsid w:val="2867593B"/>
    <w:rsid w:val="287C2B65"/>
    <w:rsid w:val="28F1F302"/>
    <w:rsid w:val="2931736D"/>
    <w:rsid w:val="295CA141"/>
    <w:rsid w:val="296CB38F"/>
    <w:rsid w:val="29B90E0D"/>
    <w:rsid w:val="29EA65B3"/>
    <w:rsid w:val="2A047391"/>
    <w:rsid w:val="2A531F2C"/>
    <w:rsid w:val="2A93979F"/>
    <w:rsid w:val="2D0368A9"/>
    <w:rsid w:val="2D4C2BB6"/>
    <w:rsid w:val="2DB16207"/>
    <w:rsid w:val="2DE84798"/>
    <w:rsid w:val="2DF54A87"/>
    <w:rsid w:val="2ED93857"/>
    <w:rsid w:val="2F139983"/>
    <w:rsid w:val="2F588966"/>
    <w:rsid w:val="2F63B2CF"/>
    <w:rsid w:val="2F91942A"/>
    <w:rsid w:val="2FA0B4F1"/>
    <w:rsid w:val="3144754A"/>
    <w:rsid w:val="316CFEE0"/>
    <w:rsid w:val="3198C3C4"/>
    <w:rsid w:val="319DFCCA"/>
    <w:rsid w:val="31C23FA8"/>
    <w:rsid w:val="32660AB6"/>
    <w:rsid w:val="33280356"/>
    <w:rsid w:val="33793A38"/>
    <w:rsid w:val="338DE6EB"/>
    <w:rsid w:val="34158485"/>
    <w:rsid w:val="347C160C"/>
    <w:rsid w:val="34DA2C3C"/>
    <w:rsid w:val="354B16B3"/>
    <w:rsid w:val="35E444B6"/>
    <w:rsid w:val="36647846"/>
    <w:rsid w:val="36D772A5"/>
    <w:rsid w:val="36DBA315"/>
    <w:rsid w:val="372B2402"/>
    <w:rsid w:val="37784C5D"/>
    <w:rsid w:val="384CB554"/>
    <w:rsid w:val="386DC741"/>
    <w:rsid w:val="38734306"/>
    <w:rsid w:val="38D82718"/>
    <w:rsid w:val="38E0C646"/>
    <w:rsid w:val="391BE578"/>
    <w:rsid w:val="393BD970"/>
    <w:rsid w:val="3964F868"/>
    <w:rsid w:val="39977BBB"/>
    <w:rsid w:val="3A676C09"/>
    <w:rsid w:val="3AA758E2"/>
    <w:rsid w:val="3AEB551E"/>
    <w:rsid w:val="3BC67F1F"/>
    <w:rsid w:val="3C53863A"/>
    <w:rsid w:val="3CB25353"/>
    <w:rsid w:val="3CECAF2F"/>
    <w:rsid w:val="3D0981C2"/>
    <w:rsid w:val="3DE949B1"/>
    <w:rsid w:val="3ECA5164"/>
    <w:rsid w:val="3F1F278F"/>
    <w:rsid w:val="3FA2E4CC"/>
    <w:rsid w:val="3FBEC641"/>
    <w:rsid w:val="40341A74"/>
    <w:rsid w:val="40BF44DB"/>
    <w:rsid w:val="42C2F0FD"/>
    <w:rsid w:val="43321DC1"/>
    <w:rsid w:val="43534593"/>
    <w:rsid w:val="4368E663"/>
    <w:rsid w:val="43DD4769"/>
    <w:rsid w:val="43FCF256"/>
    <w:rsid w:val="4448E67D"/>
    <w:rsid w:val="449A275C"/>
    <w:rsid w:val="456CD1FA"/>
    <w:rsid w:val="457917CA"/>
    <w:rsid w:val="458AAF0E"/>
    <w:rsid w:val="45E4B6DE"/>
    <w:rsid w:val="45F0CEC6"/>
    <w:rsid w:val="46097B30"/>
    <w:rsid w:val="4669BE83"/>
    <w:rsid w:val="4703C371"/>
    <w:rsid w:val="47410892"/>
    <w:rsid w:val="479E2667"/>
    <w:rsid w:val="4816B5F1"/>
    <w:rsid w:val="48DCFBCD"/>
    <w:rsid w:val="4A40431D"/>
    <w:rsid w:val="4A564E77"/>
    <w:rsid w:val="4AD47C55"/>
    <w:rsid w:val="4AF4CCAF"/>
    <w:rsid w:val="4B00AC93"/>
    <w:rsid w:val="4B02DF33"/>
    <w:rsid w:val="4BDC137E"/>
    <w:rsid w:val="4C6A900E"/>
    <w:rsid w:val="4C71978A"/>
    <w:rsid w:val="4DD6A066"/>
    <w:rsid w:val="4E80409E"/>
    <w:rsid w:val="4ECEC498"/>
    <w:rsid w:val="4F6919EB"/>
    <w:rsid w:val="4F955494"/>
    <w:rsid w:val="4FBF754D"/>
    <w:rsid w:val="4FFA8E9E"/>
    <w:rsid w:val="5074482B"/>
    <w:rsid w:val="51A7280C"/>
    <w:rsid w:val="52EE6D69"/>
    <w:rsid w:val="534086E7"/>
    <w:rsid w:val="53506DE0"/>
    <w:rsid w:val="53A49938"/>
    <w:rsid w:val="5407778D"/>
    <w:rsid w:val="550FF8E8"/>
    <w:rsid w:val="55494995"/>
    <w:rsid w:val="554C8540"/>
    <w:rsid w:val="5677E0FD"/>
    <w:rsid w:val="56AF4C67"/>
    <w:rsid w:val="59003537"/>
    <w:rsid w:val="590501AE"/>
    <w:rsid w:val="59692EED"/>
    <w:rsid w:val="597B1325"/>
    <w:rsid w:val="59E222B1"/>
    <w:rsid w:val="5B5CF23A"/>
    <w:rsid w:val="5BF23748"/>
    <w:rsid w:val="5C000428"/>
    <w:rsid w:val="5C84C1B3"/>
    <w:rsid w:val="5E74167F"/>
    <w:rsid w:val="5E8DC349"/>
    <w:rsid w:val="5EFE264B"/>
    <w:rsid w:val="603002E4"/>
    <w:rsid w:val="607963B0"/>
    <w:rsid w:val="614ABA74"/>
    <w:rsid w:val="6235C70D"/>
    <w:rsid w:val="6400F011"/>
    <w:rsid w:val="642C66BD"/>
    <w:rsid w:val="643E06D1"/>
    <w:rsid w:val="65798BB4"/>
    <w:rsid w:val="65EF4A49"/>
    <w:rsid w:val="65FEF952"/>
    <w:rsid w:val="66340550"/>
    <w:rsid w:val="6784CFE9"/>
    <w:rsid w:val="6786CCDE"/>
    <w:rsid w:val="685DF33E"/>
    <w:rsid w:val="68A50891"/>
    <w:rsid w:val="68F2E66B"/>
    <w:rsid w:val="69CD930F"/>
    <w:rsid w:val="6A72B50A"/>
    <w:rsid w:val="6B7E98BE"/>
    <w:rsid w:val="6B8F3BDD"/>
    <w:rsid w:val="6B995695"/>
    <w:rsid w:val="6B9C0462"/>
    <w:rsid w:val="6BB516A1"/>
    <w:rsid w:val="6C622B87"/>
    <w:rsid w:val="6CA94979"/>
    <w:rsid w:val="6CDAE467"/>
    <w:rsid w:val="6D0B4A37"/>
    <w:rsid w:val="6D84BD3A"/>
    <w:rsid w:val="6DF63E39"/>
    <w:rsid w:val="6E8E83E9"/>
    <w:rsid w:val="6F1598A0"/>
    <w:rsid w:val="6F60DF6F"/>
    <w:rsid w:val="702EC9C0"/>
    <w:rsid w:val="70933872"/>
    <w:rsid w:val="71771833"/>
    <w:rsid w:val="71AC16E5"/>
    <w:rsid w:val="71FECF57"/>
    <w:rsid w:val="7242511D"/>
    <w:rsid w:val="73E4579D"/>
    <w:rsid w:val="7438BF85"/>
    <w:rsid w:val="749CE52F"/>
    <w:rsid w:val="75D11F14"/>
    <w:rsid w:val="75F98793"/>
    <w:rsid w:val="76129576"/>
    <w:rsid w:val="7625463D"/>
    <w:rsid w:val="764C6A4B"/>
    <w:rsid w:val="76A3CC24"/>
    <w:rsid w:val="76A3EBE3"/>
    <w:rsid w:val="77400E3A"/>
    <w:rsid w:val="79C968A8"/>
    <w:rsid w:val="79D8D0AF"/>
    <w:rsid w:val="7A67A540"/>
    <w:rsid w:val="7A98694F"/>
    <w:rsid w:val="7B4F981D"/>
    <w:rsid w:val="7B8A0A39"/>
    <w:rsid w:val="7C5DC92F"/>
    <w:rsid w:val="7CF7F1C9"/>
    <w:rsid w:val="7D05BBAF"/>
    <w:rsid w:val="7D7CC875"/>
    <w:rsid w:val="7E64A7AB"/>
    <w:rsid w:val="7F0A984F"/>
    <w:rsid w:val="7F13FEC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53B8D9"/>
  <w15:chartTrackingRefBased/>
  <w15:docId w15:val="{AC21AA12-1E6E-41E3-88A8-85ADAD7E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Cambria"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494F"/>
    <w:rPr>
      <w:sz w:val="24"/>
      <w:szCs w:val="24"/>
      <w:lang w:eastAsia="en-US"/>
    </w:rPr>
  </w:style>
  <w:style w:type="paragraph" w:styleId="Heading1">
    <w:name w:val="heading 1"/>
    <w:basedOn w:val="Normal"/>
    <w:next w:val="Normal"/>
    <w:link w:val="Heading1Char"/>
    <w:uiPriority w:val="9"/>
    <w:qFormat/>
    <w:rsid w:val="00793C05"/>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qFormat/>
    <w:rsid w:val="00793C05"/>
    <w:pPr>
      <w:keepNext/>
      <w:keepLines/>
      <w:spacing w:before="200"/>
      <w:outlineLvl w:val="1"/>
    </w:pPr>
    <w:rPr>
      <w:rFonts w:eastAsia="Times New Roman"/>
      <w:b/>
      <w:bCs/>
      <w:color w:val="4F81BD"/>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lorfulList-Accent11" w:customStyle="1">
    <w:name w:val="Colorful List - Accent 11"/>
    <w:basedOn w:val="Normal"/>
    <w:qFormat/>
    <w:rsid w:val="004F1E54"/>
    <w:pPr>
      <w:ind w:left="720"/>
      <w:contextualSpacing/>
    </w:pPr>
  </w:style>
  <w:style w:type="paragraph" w:styleId="Header">
    <w:name w:val="header"/>
    <w:basedOn w:val="Normal"/>
    <w:link w:val="HeaderChar"/>
    <w:rsid w:val="00DE580C"/>
    <w:pPr>
      <w:tabs>
        <w:tab w:val="center" w:pos="4320"/>
        <w:tab w:val="right" w:pos="8640"/>
      </w:tabs>
    </w:pPr>
  </w:style>
  <w:style w:type="character" w:styleId="HeaderChar" w:customStyle="1">
    <w:name w:val="Header Char"/>
    <w:basedOn w:val="DefaultParagraphFont"/>
    <w:link w:val="Header"/>
    <w:rsid w:val="00DE580C"/>
  </w:style>
  <w:style w:type="paragraph" w:styleId="Footer">
    <w:name w:val="footer"/>
    <w:basedOn w:val="Normal"/>
    <w:link w:val="FooterChar"/>
    <w:rsid w:val="00DE580C"/>
    <w:pPr>
      <w:tabs>
        <w:tab w:val="center" w:pos="4320"/>
        <w:tab w:val="right" w:pos="8640"/>
      </w:tabs>
    </w:pPr>
  </w:style>
  <w:style w:type="character" w:styleId="FooterChar" w:customStyle="1">
    <w:name w:val="Footer Char"/>
    <w:basedOn w:val="DefaultParagraphFont"/>
    <w:link w:val="Footer"/>
    <w:rsid w:val="00DE580C"/>
  </w:style>
  <w:style w:type="character" w:styleId="Heading1Char" w:customStyle="1">
    <w:name w:val="Heading 1 Char"/>
    <w:link w:val="Heading1"/>
    <w:uiPriority w:val="9"/>
    <w:rsid w:val="00793C05"/>
    <w:rPr>
      <w:rFonts w:ascii="Cambria" w:hAnsi="Cambria" w:eastAsia="Times New Roman" w:cs="Times New Roman"/>
      <w:b/>
      <w:bCs/>
      <w:color w:val="365F91"/>
      <w:sz w:val="28"/>
      <w:szCs w:val="28"/>
    </w:rPr>
  </w:style>
  <w:style w:type="character" w:styleId="Heading2Char" w:customStyle="1">
    <w:name w:val="Heading 2 Char"/>
    <w:link w:val="Heading2"/>
    <w:uiPriority w:val="9"/>
    <w:rsid w:val="00793C05"/>
    <w:rPr>
      <w:rFonts w:ascii="Cambria" w:hAnsi="Cambria" w:eastAsia="Times New Roman" w:cs="Times New Roman"/>
      <w:b/>
      <w:bCs/>
      <w:color w:val="4F81BD"/>
      <w:sz w:val="26"/>
      <w:szCs w:val="26"/>
    </w:rPr>
  </w:style>
  <w:style w:type="paragraph" w:styleId="BalloonText">
    <w:name w:val="Balloon Text"/>
    <w:basedOn w:val="Normal"/>
    <w:semiHidden/>
    <w:rsid w:val="00EC1AF0"/>
    <w:rPr>
      <w:rFonts w:ascii="Tahoma" w:hAnsi="Tahoma" w:cs="Tahoma"/>
      <w:sz w:val="16"/>
      <w:szCs w:val="16"/>
    </w:rPr>
  </w:style>
  <w:style w:type="paragraph" w:styleId="DocumentMap">
    <w:name w:val="Document Map"/>
    <w:basedOn w:val="Normal"/>
    <w:link w:val="DocumentMapChar"/>
    <w:rsid w:val="00D96DB2"/>
    <w:rPr>
      <w:rFonts w:ascii="Lucida Grande" w:hAnsi="Lucida Grande"/>
    </w:rPr>
  </w:style>
  <w:style w:type="character" w:styleId="DocumentMapChar" w:customStyle="1">
    <w:name w:val="Document Map Char"/>
    <w:link w:val="DocumentMap"/>
    <w:rsid w:val="00D96DB2"/>
    <w:rPr>
      <w:rFonts w:ascii="Lucida Grande" w:hAnsi="Lucida Grande"/>
      <w:sz w:val="24"/>
      <w:szCs w:val="24"/>
    </w:rPr>
  </w:style>
  <w:style w:type="character" w:styleId="xcontentpasted0" w:customStyle="1">
    <w:name w:val="x_contentpasted0"/>
    <w:basedOn w:val="DefaultParagraphFont"/>
    <w:rsid w:val="00293D8F"/>
  </w:style>
  <w:style w:type="paragraph" w:styleId="NormalWeb">
    <w:name w:val="Normal (Web)"/>
    <w:basedOn w:val="Normal"/>
    <w:uiPriority w:val="99"/>
    <w:unhideWhenUsed/>
    <w:rsid w:val="003415A9"/>
    <w:pPr>
      <w:spacing w:before="100" w:beforeAutospacing="1" w:after="100" w:afterAutospacing="1"/>
    </w:pPr>
    <w:rPr>
      <w:rFonts w:ascii="Times New Roman" w:hAnsi="Times New Roman" w:eastAsia="Times New Roman"/>
    </w:rPr>
  </w:style>
  <w:style w:type="character" w:styleId="Strong">
    <w:name w:val="Strong"/>
    <w:uiPriority w:val="22"/>
    <w:qFormat/>
    <w:rsid w:val="003415A9"/>
    <w:rPr>
      <w:b/>
      <w:bCs/>
    </w:rPr>
  </w:style>
  <w:style w:type="character" w:styleId="ui-provider" w:customStyle="1">
    <w:name w:val="ui-provider"/>
    <w:basedOn w:val="DefaultParagraphFont"/>
    <w:rsid w:val="003415A9"/>
  </w:style>
  <w:style w:type="paragraph" w:styleId="ListParagraph">
    <w:name w:val="List Paragraph"/>
    <w:basedOn w:val="Normal"/>
    <w:uiPriority w:val="34"/>
    <w:qFormat/>
    <w:pPr>
      <w:ind w:left="720"/>
      <w:contextualSpacing/>
    </w:pPr>
  </w:style>
  <w:style w:type="paragraph" w:styleId="Paper-Title" w:customStyle="1">
    <w:name w:val="Paper-Title"/>
    <w:basedOn w:val="Normal"/>
    <w:rsid w:val="001A0BDA"/>
    <w:pPr>
      <w:spacing w:after="120"/>
      <w:jc w:val="center"/>
    </w:pPr>
    <w:rPr>
      <w:rFonts w:ascii="Helvetica" w:hAnsi="Helvetica" w:eastAsia="Times New Roman"/>
      <w:b/>
      <w:sz w:val="36"/>
      <w:szCs w:val="20"/>
    </w:rPr>
  </w:style>
  <w:style w:type="character" w:styleId="Hyperlink">
    <w:name w:val="Hyperlink"/>
    <w:basedOn w:val="DefaultParagraphFont"/>
    <w:rsid w:val="006A0203"/>
    <w:rPr>
      <w:color w:val="0563C1" w:themeColor="hyperlink"/>
      <w:u w:val="single"/>
    </w:rPr>
  </w:style>
  <w:style w:type="character" w:styleId="UnresolvedMention">
    <w:name w:val="Unresolved Mention"/>
    <w:basedOn w:val="DefaultParagraphFont"/>
    <w:uiPriority w:val="99"/>
    <w:semiHidden/>
    <w:unhideWhenUsed/>
    <w:rsid w:val="006A0203"/>
    <w:rPr>
      <w:color w:val="605E5C"/>
      <w:shd w:val="clear" w:color="auto" w:fill="E1DFDD"/>
    </w:rPr>
  </w:style>
  <w:style w:type="character" w:styleId="contentpasted0" w:customStyle="1">
    <w:name w:val="contentpasted0"/>
    <w:basedOn w:val="DefaultParagraphFont"/>
    <w:rsid w:val="00140AFA"/>
  </w:style>
  <w:style w:type="paragraph" w:styleId="Default" w:customStyle="1">
    <w:name w:val="Default"/>
    <w:rsid w:val="004004CC"/>
    <w:pPr>
      <w:autoSpaceDE w:val="0"/>
      <w:autoSpaceDN w:val="0"/>
      <w:adjustRightInd w:val="0"/>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07274">
      <w:bodyDiv w:val="1"/>
      <w:marLeft w:val="0"/>
      <w:marRight w:val="0"/>
      <w:marTop w:val="0"/>
      <w:marBottom w:val="0"/>
      <w:divBdr>
        <w:top w:val="none" w:sz="0" w:space="0" w:color="auto"/>
        <w:left w:val="none" w:sz="0" w:space="0" w:color="auto"/>
        <w:bottom w:val="none" w:sz="0" w:space="0" w:color="auto"/>
        <w:right w:val="none" w:sz="0" w:space="0" w:color="auto"/>
      </w:divBdr>
    </w:div>
    <w:div w:id="498891663">
      <w:bodyDiv w:val="1"/>
      <w:marLeft w:val="0"/>
      <w:marRight w:val="0"/>
      <w:marTop w:val="0"/>
      <w:marBottom w:val="0"/>
      <w:divBdr>
        <w:top w:val="none" w:sz="0" w:space="0" w:color="auto"/>
        <w:left w:val="none" w:sz="0" w:space="0" w:color="auto"/>
        <w:bottom w:val="none" w:sz="0" w:space="0" w:color="auto"/>
        <w:right w:val="none" w:sz="0" w:space="0" w:color="auto"/>
      </w:divBdr>
    </w:div>
    <w:div w:id="536085654">
      <w:bodyDiv w:val="1"/>
      <w:marLeft w:val="0"/>
      <w:marRight w:val="0"/>
      <w:marTop w:val="0"/>
      <w:marBottom w:val="0"/>
      <w:divBdr>
        <w:top w:val="none" w:sz="0" w:space="0" w:color="auto"/>
        <w:left w:val="none" w:sz="0" w:space="0" w:color="auto"/>
        <w:bottom w:val="none" w:sz="0" w:space="0" w:color="auto"/>
        <w:right w:val="none" w:sz="0" w:space="0" w:color="auto"/>
      </w:divBdr>
    </w:div>
    <w:div w:id="737703466">
      <w:bodyDiv w:val="1"/>
      <w:marLeft w:val="0"/>
      <w:marRight w:val="0"/>
      <w:marTop w:val="0"/>
      <w:marBottom w:val="0"/>
      <w:divBdr>
        <w:top w:val="none" w:sz="0" w:space="0" w:color="auto"/>
        <w:left w:val="none" w:sz="0" w:space="0" w:color="auto"/>
        <w:bottom w:val="none" w:sz="0" w:space="0" w:color="auto"/>
        <w:right w:val="none" w:sz="0" w:space="0" w:color="auto"/>
      </w:divBdr>
    </w:div>
    <w:div w:id="830678719">
      <w:bodyDiv w:val="1"/>
      <w:marLeft w:val="0"/>
      <w:marRight w:val="0"/>
      <w:marTop w:val="0"/>
      <w:marBottom w:val="0"/>
      <w:divBdr>
        <w:top w:val="none" w:sz="0" w:space="0" w:color="auto"/>
        <w:left w:val="none" w:sz="0" w:space="0" w:color="auto"/>
        <w:bottom w:val="none" w:sz="0" w:space="0" w:color="auto"/>
        <w:right w:val="none" w:sz="0" w:space="0" w:color="auto"/>
      </w:divBdr>
    </w:div>
    <w:div w:id="844055117">
      <w:bodyDiv w:val="1"/>
      <w:marLeft w:val="0"/>
      <w:marRight w:val="0"/>
      <w:marTop w:val="0"/>
      <w:marBottom w:val="0"/>
      <w:divBdr>
        <w:top w:val="none" w:sz="0" w:space="0" w:color="auto"/>
        <w:left w:val="none" w:sz="0" w:space="0" w:color="auto"/>
        <w:bottom w:val="none" w:sz="0" w:space="0" w:color="auto"/>
        <w:right w:val="none" w:sz="0" w:space="0" w:color="auto"/>
      </w:divBdr>
    </w:div>
    <w:div w:id="981886931">
      <w:bodyDiv w:val="1"/>
      <w:marLeft w:val="0"/>
      <w:marRight w:val="0"/>
      <w:marTop w:val="0"/>
      <w:marBottom w:val="0"/>
      <w:divBdr>
        <w:top w:val="none" w:sz="0" w:space="0" w:color="auto"/>
        <w:left w:val="none" w:sz="0" w:space="0" w:color="auto"/>
        <w:bottom w:val="none" w:sz="0" w:space="0" w:color="auto"/>
        <w:right w:val="none" w:sz="0" w:space="0" w:color="auto"/>
      </w:divBdr>
    </w:div>
    <w:div w:id="984966794">
      <w:bodyDiv w:val="1"/>
      <w:marLeft w:val="0"/>
      <w:marRight w:val="0"/>
      <w:marTop w:val="0"/>
      <w:marBottom w:val="0"/>
      <w:divBdr>
        <w:top w:val="none" w:sz="0" w:space="0" w:color="auto"/>
        <w:left w:val="none" w:sz="0" w:space="0" w:color="auto"/>
        <w:bottom w:val="none" w:sz="0" w:space="0" w:color="auto"/>
        <w:right w:val="none" w:sz="0" w:space="0" w:color="auto"/>
      </w:divBdr>
    </w:div>
    <w:div w:id="986670062">
      <w:bodyDiv w:val="1"/>
      <w:marLeft w:val="0"/>
      <w:marRight w:val="0"/>
      <w:marTop w:val="0"/>
      <w:marBottom w:val="0"/>
      <w:divBdr>
        <w:top w:val="none" w:sz="0" w:space="0" w:color="auto"/>
        <w:left w:val="none" w:sz="0" w:space="0" w:color="auto"/>
        <w:bottom w:val="none" w:sz="0" w:space="0" w:color="auto"/>
        <w:right w:val="none" w:sz="0" w:space="0" w:color="auto"/>
      </w:divBdr>
    </w:div>
    <w:div w:id="1008672460">
      <w:bodyDiv w:val="1"/>
      <w:marLeft w:val="0"/>
      <w:marRight w:val="0"/>
      <w:marTop w:val="0"/>
      <w:marBottom w:val="0"/>
      <w:divBdr>
        <w:top w:val="none" w:sz="0" w:space="0" w:color="auto"/>
        <w:left w:val="none" w:sz="0" w:space="0" w:color="auto"/>
        <w:bottom w:val="none" w:sz="0" w:space="0" w:color="auto"/>
        <w:right w:val="none" w:sz="0" w:space="0" w:color="auto"/>
      </w:divBdr>
    </w:div>
    <w:div w:id="1269968747">
      <w:bodyDiv w:val="1"/>
      <w:marLeft w:val="0"/>
      <w:marRight w:val="0"/>
      <w:marTop w:val="0"/>
      <w:marBottom w:val="0"/>
      <w:divBdr>
        <w:top w:val="none" w:sz="0" w:space="0" w:color="auto"/>
        <w:left w:val="none" w:sz="0" w:space="0" w:color="auto"/>
        <w:bottom w:val="none" w:sz="0" w:space="0" w:color="auto"/>
        <w:right w:val="none" w:sz="0" w:space="0" w:color="auto"/>
      </w:divBdr>
    </w:div>
    <w:div w:id="1326202299">
      <w:bodyDiv w:val="1"/>
      <w:marLeft w:val="0"/>
      <w:marRight w:val="0"/>
      <w:marTop w:val="0"/>
      <w:marBottom w:val="0"/>
      <w:divBdr>
        <w:top w:val="none" w:sz="0" w:space="0" w:color="auto"/>
        <w:left w:val="none" w:sz="0" w:space="0" w:color="auto"/>
        <w:bottom w:val="none" w:sz="0" w:space="0" w:color="auto"/>
        <w:right w:val="none" w:sz="0" w:space="0" w:color="auto"/>
      </w:divBdr>
    </w:div>
    <w:div w:id="1389301546">
      <w:bodyDiv w:val="1"/>
      <w:marLeft w:val="0"/>
      <w:marRight w:val="0"/>
      <w:marTop w:val="0"/>
      <w:marBottom w:val="0"/>
      <w:divBdr>
        <w:top w:val="none" w:sz="0" w:space="0" w:color="auto"/>
        <w:left w:val="none" w:sz="0" w:space="0" w:color="auto"/>
        <w:bottom w:val="none" w:sz="0" w:space="0" w:color="auto"/>
        <w:right w:val="none" w:sz="0" w:space="0" w:color="auto"/>
      </w:divBdr>
    </w:div>
    <w:div w:id="1415127438">
      <w:bodyDiv w:val="1"/>
      <w:marLeft w:val="0"/>
      <w:marRight w:val="0"/>
      <w:marTop w:val="0"/>
      <w:marBottom w:val="0"/>
      <w:divBdr>
        <w:top w:val="none" w:sz="0" w:space="0" w:color="auto"/>
        <w:left w:val="none" w:sz="0" w:space="0" w:color="auto"/>
        <w:bottom w:val="none" w:sz="0" w:space="0" w:color="auto"/>
        <w:right w:val="none" w:sz="0" w:space="0" w:color="auto"/>
      </w:divBdr>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
    <w:div w:id="1621839874">
      <w:bodyDiv w:val="1"/>
      <w:marLeft w:val="0"/>
      <w:marRight w:val="0"/>
      <w:marTop w:val="0"/>
      <w:marBottom w:val="0"/>
      <w:divBdr>
        <w:top w:val="none" w:sz="0" w:space="0" w:color="auto"/>
        <w:left w:val="none" w:sz="0" w:space="0" w:color="auto"/>
        <w:bottom w:val="none" w:sz="0" w:space="0" w:color="auto"/>
        <w:right w:val="none" w:sz="0" w:space="0" w:color="auto"/>
      </w:divBdr>
    </w:div>
    <w:div w:id="1771268061">
      <w:bodyDiv w:val="1"/>
      <w:marLeft w:val="0"/>
      <w:marRight w:val="0"/>
      <w:marTop w:val="0"/>
      <w:marBottom w:val="0"/>
      <w:divBdr>
        <w:top w:val="none" w:sz="0" w:space="0" w:color="auto"/>
        <w:left w:val="none" w:sz="0" w:space="0" w:color="auto"/>
        <w:bottom w:val="none" w:sz="0" w:space="0" w:color="auto"/>
        <w:right w:val="none" w:sz="0" w:space="0" w:color="auto"/>
      </w:divBdr>
    </w:div>
    <w:div w:id="2121293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yperlink" Target="https://www.credly.com/badges/35df6ada-f04a-4f65-8725-9a8b12be68bf/public_url" TargetMode="Externa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yperlink" Target="https://www.credly.com/badges/1fb2b49d-e531-495a-9cb3-6caeab4db81e/public_url" TargetMode="External" Id="rId7" /><Relationship Type="http://schemas.openxmlformats.org/officeDocument/2006/relationships/hyperlink" Target="https://iaiai.org/letters/index.php/liir/article/view/166/134" TargetMode="Externa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credly.com/badges/2f52e3c9-3977-4465-b549-606f7552ccfe/public_url" TargetMode="External" Id="rId11" /><Relationship Type="http://schemas.openxmlformats.org/officeDocument/2006/relationships/footnotes" Target="footnotes.xml" Id="rId5" /><Relationship Type="http://schemas.microsoft.com/office/2011/relationships/people" Target="people.xml" Id="rId15" /><Relationship Type="http://schemas.openxmlformats.org/officeDocument/2006/relationships/hyperlink" Target="https://www.credly.com/earner/earned/badge/c6a4e380-b9c5-44df-89e0-155fda1a27eb" TargetMode="External" Id="rId10" /><Relationship Type="http://schemas.openxmlformats.org/officeDocument/2006/relationships/webSettings" Target="webSettings.xml" Id="rId4" /><Relationship Type="http://schemas.openxmlformats.org/officeDocument/2006/relationships/hyperlink" Target="https://www.credly.com/badges/e243c873-96df-4fb6-9d2c-8ed401cbab85/public_url" TargetMode="External" Id="rId9" /><Relationship Type="http://schemas.openxmlformats.org/officeDocument/2006/relationships/fontTable" Target="fontTable.xml" Id="rId14"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NYCCT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Bonne Mogulescu</dc:creator>
  <keywords/>
  <dc:description/>
  <lastModifiedBy>Okuboyejo, Senanu R</lastModifiedBy>
  <revision>5</revision>
  <lastPrinted>2023-02-16T19:07:00.0000000Z</lastPrinted>
  <dcterms:created xsi:type="dcterms:W3CDTF">2024-02-14T17:00:00.0000000Z</dcterms:created>
  <dcterms:modified xsi:type="dcterms:W3CDTF">2024-11-07T21:22:13.6797702Z</dcterms:modified>
</coreProperties>
</file>