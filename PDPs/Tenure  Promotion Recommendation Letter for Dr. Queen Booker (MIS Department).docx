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1DA5B" w14:textId="2EBCD128" w:rsidR="00CC5860" w:rsidRPr="00DE69C4" w:rsidRDefault="00407392" w:rsidP="00BB79BA">
      <w:pPr>
        <w:rPr>
          <w:rFonts w:ascii="Times New Roman" w:hAnsi="Times New Roman" w:cs="Times New Roman"/>
          <w:sz w:val="22"/>
          <w:szCs w:val="22"/>
        </w:rPr>
      </w:pPr>
      <w:r w:rsidRPr="00DE69C4">
        <w:rPr>
          <w:rFonts w:ascii="Times New Roman" w:hAnsi="Times New Roman" w:cs="Times New Roman"/>
          <w:noProof/>
          <w:sz w:val="22"/>
          <w:szCs w:val="22"/>
        </w:rPr>
        <w:drawing>
          <wp:inline distT="0" distB="0" distL="0" distR="0" wp14:anchorId="1CB0B065" wp14:editId="114F9F55">
            <wp:extent cx="6400800" cy="1802765"/>
            <wp:effectExtent l="0" t="0" r="0" b="635"/>
            <wp:docPr id="197308467" name="Picture 1" descr="Metro State University Logo&#10;College of Business and Management&#10;1501 Hennepin Avenue&#10;Minneapolis, MN 55403-1897&#10;612.659.7250&#10;metrostate.edu&#10;A member of Minnesota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8467" name="Picture 1" descr="Metro State University Logo&#10;College of Business and Management&#10;1501 Hennepin Avenue&#10;Minneapolis, MN 55403-1897&#10;612.659.7250&#10;metrostate.edu&#10;A member of Minnesota Sta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1802765"/>
                    </a:xfrm>
                    <a:prstGeom prst="rect">
                      <a:avLst/>
                    </a:prstGeom>
                  </pic:spPr>
                </pic:pic>
              </a:graphicData>
            </a:graphic>
          </wp:inline>
        </w:drawing>
      </w:r>
    </w:p>
    <w:p w14:paraId="01752C2F" w14:textId="072CB5B9" w:rsidR="00670133" w:rsidRPr="00DE69C4" w:rsidRDefault="00670133" w:rsidP="00BB79BA">
      <w:pPr>
        <w:rPr>
          <w:rFonts w:ascii="Times New Roman" w:hAnsi="Times New Roman" w:cs="Times New Roman"/>
          <w:sz w:val="22"/>
          <w:szCs w:val="22"/>
        </w:rPr>
      </w:pPr>
    </w:p>
    <w:p w14:paraId="230C497F" w14:textId="296C4F26" w:rsidR="007E67EA" w:rsidRPr="00DE69C4" w:rsidRDefault="007E67EA" w:rsidP="00BB79BA">
      <w:pPr>
        <w:rPr>
          <w:rFonts w:ascii="Times New Roman" w:hAnsi="Times New Roman" w:cs="Times New Roman"/>
          <w:sz w:val="22"/>
          <w:szCs w:val="22"/>
        </w:rPr>
      </w:pPr>
    </w:p>
    <w:p w14:paraId="2B754088" w14:textId="11CD16DB" w:rsidR="00DA57BA" w:rsidRPr="00DE69C4" w:rsidRDefault="00DA57BA" w:rsidP="00DA57BA">
      <w:pPr>
        <w:tabs>
          <w:tab w:val="left" w:pos="900"/>
        </w:tabs>
        <w:spacing w:line="276" w:lineRule="auto"/>
        <w:rPr>
          <w:rFonts w:ascii="Times New Roman" w:hAnsi="Times New Roman" w:cs="Times New Roman"/>
        </w:rPr>
      </w:pPr>
      <w:r w:rsidRPr="00DE69C4">
        <w:rPr>
          <w:rFonts w:ascii="Times New Roman" w:hAnsi="Times New Roman" w:cs="Times New Roman"/>
          <w:b/>
        </w:rPr>
        <w:t>Date:</w:t>
      </w:r>
      <w:r w:rsidRPr="00DE69C4">
        <w:rPr>
          <w:rFonts w:ascii="Times New Roman" w:hAnsi="Times New Roman" w:cs="Times New Roman"/>
        </w:rPr>
        <w:tab/>
        <w:t>February 1</w:t>
      </w:r>
      <w:r w:rsidR="00AD1A8F" w:rsidRPr="00DE69C4">
        <w:rPr>
          <w:rFonts w:ascii="Times New Roman" w:hAnsi="Times New Roman" w:cs="Times New Roman"/>
        </w:rPr>
        <w:t>2</w:t>
      </w:r>
      <w:r w:rsidRPr="00DE69C4">
        <w:rPr>
          <w:rFonts w:ascii="Times New Roman" w:hAnsi="Times New Roman" w:cs="Times New Roman"/>
        </w:rPr>
        <w:t>, 2025</w:t>
      </w:r>
    </w:p>
    <w:p w14:paraId="4C396A63" w14:textId="46387F01" w:rsidR="00DA57BA" w:rsidRPr="00DE69C4" w:rsidRDefault="00DA57BA" w:rsidP="00DA57BA">
      <w:pPr>
        <w:tabs>
          <w:tab w:val="left" w:pos="900"/>
        </w:tabs>
        <w:spacing w:line="276" w:lineRule="auto"/>
        <w:rPr>
          <w:rFonts w:ascii="Times New Roman" w:hAnsi="Times New Roman" w:cs="Times New Roman"/>
        </w:rPr>
      </w:pPr>
      <w:r w:rsidRPr="00DE69C4">
        <w:rPr>
          <w:rFonts w:ascii="Times New Roman" w:hAnsi="Times New Roman" w:cs="Times New Roman"/>
          <w:b/>
        </w:rPr>
        <w:t>To:</w:t>
      </w:r>
      <w:r w:rsidRPr="00DE69C4">
        <w:rPr>
          <w:rFonts w:ascii="Times New Roman" w:hAnsi="Times New Roman" w:cs="Times New Roman"/>
        </w:rPr>
        <w:tab/>
        <w:t>Rassule Hadidi, Dean, College of Business and Management</w:t>
      </w:r>
    </w:p>
    <w:p w14:paraId="51B32EA8" w14:textId="77777777" w:rsidR="00DA57BA" w:rsidRPr="00DE69C4" w:rsidRDefault="00DA57BA" w:rsidP="00DA57BA">
      <w:pPr>
        <w:tabs>
          <w:tab w:val="left" w:pos="900"/>
        </w:tabs>
        <w:spacing w:line="276" w:lineRule="auto"/>
        <w:rPr>
          <w:rFonts w:ascii="Times New Roman" w:hAnsi="Times New Roman" w:cs="Times New Roman"/>
        </w:rPr>
      </w:pPr>
      <w:r w:rsidRPr="00DE69C4">
        <w:rPr>
          <w:rFonts w:ascii="Times New Roman" w:hAnsi="Times New Roman" w:cs="Times New Roman"/>
          <w:b/>
        </w:rPr>
        <w:t>From:</w:t>
      </w:r>
      <w:r w:rsidRPr="00DE69C4">
        <w:rPr>
          <w:rFonts w:ascii="Times New Roman" w:hAnsi="Times New Roman" w:cs="Times New Roman"/>
        </w:rPr>
        <w:t xml:space="preserve"> </w:t>
      </w:r>
      <w:r w:rsidRPr="00DE69C4">
        <w:rPr>
          <w:rFonts w:ascii="Times New Roman" w:hAnsi="Times New Roman" w:cs="Times New Roman"/>
        </w:rPr>
        <w:tab/>
        <w:t>Faculty of the Management Information Systems (MIS) Department</w:t>
      </w:r>
    </w:p>
    <w:p w14:paraId="6211C2F0" w14:textId="57C8A70B" w:rsidR="00DA57BA" w:rsidRPr="00DE69C4" w:rsidRDefault="00DA57BA" w:rsidP="00DA57BA">
      <w:pPr>
        <w:tabs>
          <w:tab w:val="left" w:pos="900"/>
        </w:tabs>
        <w:spacing w:line="276" w:lineRule="auto"/>
        <w:rPr>
          <w:rFonts w:ascii="Times New Roman" w:hAnsi="Times New Roman" w:cs="Times New Roman"/>
          <w:b/>
        </w:rPr>
      </w:pPr>
      <w:r w:rsidRPr="00DE69C4">
        <w:rPr>
          <w:rFonts w:ascii="Times New Roman" w:hAnsi="Times New Roman" w:cs="Times New Roman"/>
          <w:b/>
        </w:rPr>
        <w:t xml:space="preserve">RE: </w:t>
      </w:r>
      <w:r w:rsidRPr="00DE69C4">
        <w:rPr>
          <w:rFonts w:ascii="Times New Roman" w:hAnsi="Times New Roman" w:cs="Times New Roman"/>
          <w:b/>
        </w:rPr>
        <w:tab/>
      </w:r>
      <w:r w:rsidRPr="00DE69C4">
        <w:rPr>
          <w:rFonts w:ascii="Times New Roman" w:hAnsi="Times New Roman" w:cs="Times New Roman"/>
        </w:rPr>
        <w:t xml:space="preserve">Letter </w:t>
      </w:r>
      <w:ins w:id="0" w:author="Okuboyejo, Senanu R" w:date="2025-02-13T12:06:00Z">
        <w:r w:rsidR="0059142C">
          <w:rPr>
            <w:rFonts w:ascii="Times New Roman" w:hAnsi="Times New Roman" w:cs="Times New Roman"/>
          </w:rPr>
          <w:t xml:space="preserve">Recommendation </w:t>
        </w:r>
      </w:ins>
      <w:del w:id="1" w:author="Okuboyejo, Senanu R" w:date="2025-02-13T12:06:00Z">
        <w:r w:rsidRPr="00DE69C4" w:rsidDel="0059142C">
          <w:rPr>
            <w:rFonts w:ascii="Times New Roman" w:hAnsi="Times New Roman" w:cs="Times New Roman"/>
          </w:rPr>
          <w:delText xml:space="preserve">of </w:delText>
        </w:r>
      </w:del>
      <w:ins w:id="2" w:author="Okuboyejo, Senanu R" w:date="2025-02-13T12:06:00Z">
        <w:r w:rsidR="0059142C">
          <w:rPr>
            <w:rFonts w:ascii="Times New Roman" w:hAnsi="Times New Roman" w:cs="Times New Roman"/>
          </w:rPr>
          <w:t xml:space="preserve">for </w:t>
        </w:r>
      </w:ins>
      <w:r w:rsidRPr="00DE69C4">
        <w:rPr>
          <w:rFonts w:ascii="Times New Roman" w:hAnsi="Times New Roman" w:cs="Times New Roman"/>
        </w:rPr>
        <w:t xml:space="preserve">Tenure </w:t>
      </w:r>
      <w:r w:rsidR="00DE69C4" w:rsidRPr="00DE69C4">
        <w:rPr>
          <w:rFonts w:ascii="Times New Roman" w:hAnsi="Times New Roman" w:cs="Times New Roman"/>
        </w:rPr>
        <w:t xml:space="preserve">&amp; Promotion </w:t>
      </w:r>
      <w:del w:id="3" w:author="Okuboyejo, Senanu R" w:date="2025-02-13T12:06:00Z">
        <w:r w:rsidRPr="00DE69C4" w:rsidDel="0059142C">
          <w:rPr>
            <w:rFonts w:ascii="Times New Roman" w:hAnsi="Times New Roman" w:cs="Times New Roman"/>
          </w:rPr>
          <w:delText xml:space="preserve">Recommendation </w:delText>
        </w:r>
      </w:del>
      <w:r w:rsidRPr="00DE69C4">
        <w:rPr>
          <w:rFonts w:ascii="Times New Roman" w:hAnsi="Times New Roman" w:cs="Times New Roman"/>
        </w:rPr>
        <w:t>for Dr. Queen Booker</w:t>
      </w:r>
    </w:p>
    <w:p w14:paraId="5E705E35" w14:textId="77777777" w:rsidR="00DA57BA" w:rsidRPr="00DE69C4" w:rsidRDefault="00DA57BA" w:rsidP="00DA57BA">
      <w:pPr>
        <w:spacing w:line="360" w:lineRule="auto"/>
        <w:rPr>
          <w:rFonts w:ascii="Times New Roman" w:hAnsi="Times New Roman" w:cs="Times New Roman"/>
        </w:rPr>
      </w:pPr>
    </w:p>
    <w:p w14:paraId="17DAFC1C" w14:textId="7DCD81BC" w:rsidR="00DA57BA" w:rsidRPr="00DE69C4" w:rsidRDefault="00DA57BA" w:rsidP="00DA57BA">
      <w:pPr>
        <w:spacing w:line="360" w:lineRule="auto"/>
        <w:rPr>
          <w:rFonts w:ascii="Times New Roman" w:hAnsi="Times New Roman" w:cs="Times New Roman"/>
        </w:rPr>
      </w:pPr>
      <w:r w:rsidRPr="00DE69C4">
        <w:rPr>
          <w:rFonts w:ascii="Times New Roman" w:hAnsi="Times New Roman" w:cs="Times New Roman"/>
        </w:rPr>
        <w:t>Dear Dean Hadidi</w:t>
      </w:r>
      <w:r w:rsidR="0059142C">
        <w:rPr>
          <w:rFonts w:ascii="Times New Roman" w:hAnsi="Times New Roman" w:cs="Times New Roman"/>
        </w:rPr>
        <w:t>,</w:t>
      </w:r>
    </w:p>
    <w:p w14:paraId="6FBD62C9" w14:textId="5932BBF9" w:rsidR="0059142C" w:rsidRDefault="00DA57BA" w:rsidP="0059142C">
      <w:pPr>
        <w:pStyle w:val="NormalWeb"/>
      </w:pPr>
      <w:del w:id="4" w:author="Okuboyejo, Senanu R" w:date="2025-02-13T12:02:00Z">
        <w:r w:rsidRPr="00DE69C4" w:rsidDel="0059142C">
          <w:delText>I</w:delText>
        </w:r>
      </w:del>
      <w:proofErr w:type="spellStart"/>
      <w:r w:rsidRPr="00DE69C4">
        <w:t>t</w:t>
      </w:r>
      <w:proofErr w:type="spellEnd"/>
      <w:r w:rsidRPr="00DE69C4">
        <w:t xml:space="preserve"> is with great enthusiasm that the MIS department heartily supports </w:t>
      </w:r>
      <w:del w:id="5" w:author="Okuboyejo, Senanu R" w:date="2025-02-13T12:02:00Z">
        <w:r w:rsidRPr="00DE69C4" w:rsidDel="0059142C">
          <w:delText xml:space="preserve">the </w:delText>
        </w:r>
      </w:del>
      <w:r w:rsidR="00472649" w:rsidRPr="00DE69C4">
        <w:t xml:space="preserve">Dr. Queen Booker’s </w:t>
      </w:r>
      <w:ins w:id="6" w:author="Okuboyejo, Senanu R" w:date="2025-02-13T12:03:00Z">
        <w:r w:rsidR="0059142C">
          <w:t xml:space="preserve">application for </w:t>
        </w:r>
      </w:ins>
      <w:r w:rsidRPr="00DE69C4">
        <w:t xml:space="preserve">tenure and promotion </w:t>
      </w:r>
      <w:r w:rsidR="00472649" w:rsidRPr="00DE69C4">
        <w:t xml:space="preserve">to full professor at Metropolitan State University. </w:t>
      </w:r>
      <w:r w:rsidR="0059142C">
        <w:t xml:space="preserve">The materials she submitted are truly outstanding, and the department has received numerous compliments from colleagues in other departments, </w:t>
      </w:r>
      <w:del w:id="7" w:author="Okuboyejo, Senanu R" w:date="2025-02-13T12:03:00Z">
        <w:r w:rsidR="0059142C" w:rsidDel="0059142C">
          <w:delText xml:space="preserve">underscoring </w:delText>
        </w:r>
      </w:del>
      <w:ins w:id="8" w:author="Okuboyejo, Senanu R" w:date="2025-02-13T12:03:00Z">
        <w:r w:rsidR="0059142C">
          <w:t xml:space="preserve">acknowledging </w:t>
        </w:r>
      </w:ins>
      <w:r w:rsidR="0059142C">
        <w:t>the exceptional quality of her work and accomplishments.</w:t>
      </w:r>
    </w:p>
    <w:p w14:paraId="4F83BA32" w14:textId="66DB22D2" w:rsidR="0059142C" w:rsidDel="0059142C" w:rsidRDefault="0059142C" w:rsidP="0059142C">
      <w:pPr>
        <w:pStyle w:val="NormalWeb"/>
        <w:rPr>
          <w:del w:id="9" w:author="Okuboyejo, Senanu R" w:date="2025-02-13T12:04:00Z"/>
        </w:rPr>
      </w:pPr>
      <w:r>
        <w:t xml:space="preserve">The excellence of her submission aligns with her impressive track record. Beyond her strong publication record, she has played a key role in advancing the MIS department’s efforts to continuously enhance the curriculum. She has also demonstrated exemplary leadership as the director of the MS in MIS program. Additionally, she has been a tireless advocate for her students, Metro State University, and the field of </w:t>
      </w:r>
      <w:proofErr w:type="spellStart"/>
      <w:r>
        <w:t>MIS.</w:t>
      </w:r>
    </w:p>
    <w:p w14:paraId="0B8AEFB3" w14:textId="1597EACB" w:rsidR="0059142C" w:rsidRDefault="0059142C" w:rsidP="0059142C">
      <w:pPr>
        <w:pStyle w:val="NormalWeb"/>
      </w:pPr>
      <w:r>
        <w:t>In</w:t>
      </w:r>
      <w:proofErr w:type="spellEnd"/>
      <w:r>
        <w:t xml:space="preserve"> summary, she is a dedicated educator, a distinguished scholar, a valued contributor, and an inspiring leader. The MIS department unanimously and enthusiastically supports her application</w:t>
      </w:r>
      <w:del w:id="10" w:author="Okuboyejo, Senanu R" w:date="2025-02-13T12:04:00Z">
        <w:r w:rsidDel="0059142C">
          <w:delText xml:space="preserve"> for tenure</w:delText>
        </w:r>
      </w:del>
      <w:r>
        <w:t>.</w:t>
      </w:r>
    </w:p>
    <w:p w14:paraId="73B7077B" w14:textId="77777777" w:rsidR="00DA57BA" w:rsidRPr="00DE69C4" w:rsidRDefault="00DA57BA" w:rsidP="00DA57BA">
      <w:pPr>
        <w:spacing w:line="276" w:lineRule="auto"/>
        <w:rPr>
          <w:rFonts w:ascii="Times New Roman" w:hAnsi="Times New Roman" w:cs="Times New Roman"/>
        </w:rPr>
      </w:pPr>
    </w:p>
    <w:p w14:paraId="4FA6E8F4" w14:textId="77777777" w:rsidR="00DA57BA" w:rsidRPr="00DE69C4" w:rsidRDefault="00DA57BA" w:rsidP="00DA57BA">
      <w:pPr>
        <w:spacing w:line="276"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150"/>
        <w:gridCol w:w="3150"/>
      </w:tblGrid>
      <w:tr w:rsidR="00DA57BA" w:rsidRPr="00DE69C4" w14:paraId="33EA4457" w14:textId="18E56B26" w:rsidTr="00DA57BA">
        <w:tc>
          <w:tcPr>
            <w:tcW w:w="3055" w:type="dxa"/>
          </w:tcPr>
          <w:p w14:paraId="43EAD043" w14:textId="77777777" w:rsidR="00DA57BA" w:rsidRPr="00DE69C4" w:rsidRDefault="00DA57BA" w:rsidP="00DA57BA">
            <w:pPr>
              <w:rPr>
                <w:rFonts w:ascii="Times New Roman" w:hAnsi="Times New Roman" w:cs="Times New Roman"/>
                <w:sz w:val="24"/>
                <w:szCs w:val="24"/>
              </w:rPr>
            </w:pPr>
            <w:r w:rsidRPr="00DE69C4">
              <w:rPr>
                <w:rFonts w:ascii="Times New Roman" w:hAnsi="Times New Roman" w:cs="Times New Roman"/>
                <w:sz w:val="24"/>
                <w:szCs w:val="24"/>
              </w:rPr>
              <w:t xml:space="preserve">Sincerely, </w:t>
            </w:r>
          </w:p>
          <w:p w14:paraId="224475AE" w14:textId="77777777" w:rsidR="00DA57BA" w:rsidRPr="00DE69C4" w:rsidRDefault="00DA57BA" w:rsidP="00DA57BA">
            <w:pPr>
              <w:spacing w:line="276" w:lineRule="auto"/>
              <w:rPr>
                <w:rFonts w:ascii="Times New Roman" w:hAnsi="Times New Roman" w:cs="Times New Roman"/>
                <w:sz w:val="24"/>
                <w:szCs w:val="24"/>
              </w:rPr>
            </w:pPr>
          </w:p>
          <w:p w14:paraId="376357CC" w14:textId="122CBB72" w:rsidR="00DA57BA" w:rsidRPr="00DE69C4" w:rsidRDefault="00DA57BA" w:rsidP="00DA57BA">
            <w:pPr>
              <w:spacing w:line="360" w:lineRule="auto"/>
              <w:rPr>
                <w:rFonts w:ascii="Times New Roman" w:hAnsi="Times New Roman" w:cs="Times New Roman"/>
                <w:sz w:val="24"/>
                <w:szCs w:val="24"/>
              </w:rPr>
            </w:pPr>
            <w:r w:rsidRPr="00DE69C4">
              <w:rPr>
                <w:rFonts w:ascii="Times New Roman" w:hAnsi="Times New Roman" w:cs="Times New Roman"/>
                <w:sz w:val="24"/>
                <w:szCs w:val="24"/>
              </w:rPr>
              <w:t>Foluso Ayen</w:t>
            </w:r>
            <w:r w:rsidR="002F627F" w:rsidRPr="00DE69C4">
              <w:rPr>
                <w:rFonts w:ascii="Times New Roman" w:hAnsi="Times New Roman" w:cs="Times New Roman"/>
                <w:sz w:val="24"/>
                <w:szCs w:val="24"/>
              </w:rPr>
              <w:t>i</w:t>
            </w:r>
            <w:r w:rsidRPr="00DE69C4">
              <w:rPr>
                <w:rFonts w:ascii="Times New Roman" w:hAnsi="Times New Roman" w:cs="Times New Roman"/>
                <w:sz w:val="24"/>
                <w:szCs w:val="24"/>
              </w:rPr>
              <w:t xml:space="preserve">, Ph.D. </w:t>
            </w:r>
          </w:p>
          <w:p w14:paraId="792C00CD" w14:textId="77777777" w:rsidR="00DA57BA" w:rsidRPr="00DE69C4" w:rsidRDefault="00DA57BA" w:rsidP="00DA57BA">
            <w:pPr>
              <w:rPr>
                <w:rFonts w:ascii="Times New Roman" w:hAnsi="Times New Roman" w:cs="Times New Roman"/>
                <w:sz w:val="24"/>
                <w:szCs w:val="24"/>
              </w:rPr>
            </w:pPr>
            <w:r w:rsidRPr="00DE69C4">
              <w:rPr>
                <w:rFonts w:ascii="Times New Roman" w:hAnsi="Times New Roman" w:cs="Times New Roman"/>
                <w:sz w:val="24"/>
                <w:szCs w:val="24"/>
              </w:rPr>
              <w:t xml:space="preserve">Assistant Professor of MIS </w:t>
            </w:r>
          </w:p>
          <w:p w14:paraId="69EC418D" w14:textId="77777777" w:rsidR="00DA57BA" w:rsidRPr="00DE69C4" w:rsidRDefault="00DA57BA" w:rsidP="00345FA2">
            <w:pPr>
              <w:rPr>
                <w:rFonts w:ascii="Times New Roman" w:hAnsi="Times New Roman" w:cs="Times New Roman"/>
                <w:sz w:val="24"/>
                <w:szCs w:val="24"/>
              </w:rPr>
            </w:pPr>
          </w:p>
        </w:tc>
        <w:tc>
          <w:tcPr>
            <w:tcW w:w="3150" w:type="dxa"/>
          </w:tcPr>
          <w:p w14:paraId="1BA169A5" w14:textId="0E1EA603" w:rsidR="00DA57BA" w:rsidRPr="00DE69C4" w:rsidDel="0059142C" w:rsidRDefault="00DA57BA" w:rsidP="00DA57BA">
            <w:pPr>
              <w:rPr>
                <w:del w:id="11" w:author="Okuboyejo, Senanu R" w:date="2025-02-13T12:05:00Z"/>
                <w:rFonts w:ascii="Times New Roman" w:hAnsi="Times New Roman" w:cs="Times New Roman"/>
                <w:sz w:val="24"/>
                <w:szCs w:val="24"/>
              </w:rPr>
            </w:pPr>
            <w:del w:id="12" w:author="Okuboyejo, Senanu R" w:date="2025-02-13T12:05:00Z">
              <w:r w:rsidRPr="00DE69C4" w:rsidDel="0059142C">
                <w:rPr>
                  <w:rFonts w:ascii="Times New Roman" w:hAnsi="Times New Roman" w:cs="Times New Roman"/>
                  <w:sz w:val="24"/>
                  <w:szCs w:val="24"/>
                </w:rPr>
                <w:delText xml:space="preserve">Sincerely, </w:delText>
              </w:r>
            </w:del>
          </w:p>
          <w:p w14:paraId="1A5E9950" w14:textId="77777777" w:rsidR="00DA57BA" w:rsidRPr="00DE69C4" w:rsidRDefault="00DA57BA" w:rsidP="00DA57BA">
            <w:pPr>
              <w:spacing w:line="276" w:lineRule="auto"/>
              <w:rPr>
                <w:rFonts w:ascii="Times New Roman" w:hAnsi="Times New Roman" w:cs="Times New Roman"/>
                <w:sz w:val="24"/>
                <w:szCs w:val="24"/>
              </w:rPr>
            </w:pPr>
          </w:p>
          <w:p w14:paraId="3A2C58A5" w14:textId="77777777" w:rsidR="00DA57BA" w:rsidRPr="00DE69C4" w:rsidRDefault="00DA57BA" w:rsidP="00DA57BA">
            <w:pPr>
              <w:spacing w:line="360" w:lineRule="auto"/>
              <w:rPr>
                <w:rFonts w:ascii="Times New Roman" w:hAnsi="Times New Roman" w:cs="Times New Roman"/>
                <w:sz w:val="24"/>
                <w:szCs w:val="24"/>
              </w:rPr>
            </w:pPr>
            <w:r w:rsidRPr="00DE69C4">
              <w:rPr>
                <w:rFonts w:ascii="Times New Roman" w:hAnsi="Times New Roman" w:cs="Times New Roman"/>
                <w:sz w:val="24"/>
                <w:szCs w:val="24"/>
              </w:rPr>
              <w:t xml:space="preserve">Aindrila Chakraborty, Ph.D. </w:t>
            </w:r>
          </w:p>
          <w:p w14:paraId="52518FD3" w14:textId="77777777" w:rsidR="00DA57BA" w:rsidRPr="00DE69C4" w:rsidRDefault="00DA57BA" w:rsidP="00DA57BA">
            <w:pPr>
              <w:rPr>
                <w:rFonts w:ascii="Times New Roman" w:hAnsi="Times New Roman" w:cs="Times New Roman"/>
                <w:sz w:val="24"/>
                <w:szCs w:val="24"/>
              </w:rPr>
            </w:pPr>
            <w:r w:rsidRPr="00DE69C4">
              <w:rPr>
                <w:rFonts w:ascii="Times New Roman" w:hAnsi="Times New Roman" w:cs="Times New Roman"/>
                <w:sz w:val="24"/>
                <w:szCs w:val="24"/>
              </w:rPr>
              <w:t>Assistant Professor of MIS</w:t>
            </w:r>
          </w:p>
          <w:p w14:paraId="19718AE5" w14:textId="77777777" w:rsidR="00DA57BA" w:rsidRPr="00DE69C4" w:rsidRDefault="00DA57BA" w:rsidP="00345FA2">
            <w:pPr>
              <w:rPr>
                <w:rFonts w:ascii="Times New Roman" w:hAnsi="Times New Roman" w:cs="Times New Roman"/>
                <w:sz w:val="24"/>
                <w:szCs w:val="24"/>
              </w:rPr>
            </w:pPr>
          </w:p>
        </w:tc>
        <w:tc>
          <w:tcPr>
            <w:tcW w:w="3150" w:type="dxa"/>
          </w:tcPr>
          <w:p w14:paraId="05035A30" w14:textId="4AB1F5E8" w:rsidR="00DA57BA" w:rsidRPr="00DE69C4" w:rsidDel="0059142C" w:rsidRDefault="00DA57BA" w:rsidP="00DA57BA">
            <w:pPr>
              <w:rPr>
                <w:del w:id="13" w:author="Okuboyejo, Senanu R" w:date="2025-02-13T12:05:00Z"/>
                <w:rFonts w:ascii="Times New Roman" w:hAnsi="Times New Roman" w:cs="Times New Roman"/>
                <w:sz w:val="24"/>
                <w:szCs w:val="24"/>
              </w:rPr>
            </w:pPr>
            <w:del w:id="14" w:author="Okuboyejo, Senanu R" w:date="2025-02-13T12:05:00Z">
              <w:r w:rsidRPr="00DE69C4" w:rsidDel="0059142C">
                <w:rPr>
                  <w:rFonts w:ascii="Times New Roman" w:hAnsi="Times New Roman" w:cs="Times New Roman"/>
                  <w:sz w:val="24"/>
                  <w:szCs w:val="24"/>
                </w:rPr>
                <w:delText xml:space="preserve">Sincerely, </w:delText>
              </w:r>
            </w:del>
          </w:p>
          <w:p w14:paraId="6CA796FC" w14:textId="77777777" w:rsidR="00DA57BA" w:rsidRPr="00DE69C4" w:rsidRDefault="00DA57BA" w:rsidP="00DA57BA">
            <w:pPr>
              <w:spacing w:line="276" w:lineRule="auto"/>
              <w:rPr>
                <w:rFonts w:ascii="Times New Roman" w:hAnsi="Times New Roman" w:cs="Times New Roman"/>
                <w:sz w:val="24"/>
                <w:szCs w:val="24"/>
              </w:rPr>
            </w:pPr>
          </w:p>
          <w:p w14:paraId="7458408C" w14:textId="591FBD49" w:rsidR="00DA57BA" w:rsidRPr="00DE69C4" w:rsidRDefault="00DA57BA" w:rsidP="00DA57BA">
            <w:pPr>
              <w:spacing w:line="360" w:lineRule="auto"/>
              <w:rPr>
                <w:rFonts w:ascii="Times New Roman" w:hAnsi="Times New Roman" w:cs="Times New Roman"/>
                <w:sz w:val="24"/>
                <w:szCs w:val="24"/>
              </w:rPr>
            </w:pPr>
            <w:r w:rsidRPr="00DE69C4">
              <w:rPr>
                <w:rFonts w:ascii="Times New Roman" w:hAnsi="Times New Roman" w:cs="Times New Roman"/>
                <w:sz w:val="24"/>
                <w:szCs w:val="24"/>
              </w:rPr>
              <w:t>David Larson, Ph.D</w:t>
            </w:r>
            <w:r w:rsidR="002F627F" w:rsidRPr="00DE69C4">
              <w:rPr>
                <w:rFonts w:ascii="Times New Roman" w:hAnsi="Times New Roman" w:cs="Times New Roman"/>
                <w:sz w:val="24"/>
                <w:szCs w:val="24"/>
              </w:rPr>
              <w:t>.</w:t>
            </w:r>
          </w:p>
          <w:p w14:paraId="78B13690" w14:textId="77777777" w:rsidR="00DA57BA" w:rsidRPr="00DE69C4" w:rsidRDefault="00DA57BA" w:rsidP="00DA57BA">
            <w:pPr>
              <w:rPr>
                <w:rFonts w:ascii="Times New Roman" w:hAnsi="Times New Roman" w:cs="Times New Roman"/>
                <w:sz w:val="24"/>
                <w:szCs w:val="24"/>
              </w:rPr>
            </w:pPr>
            <w:r w:rsidRPr="00DE69C4">
              <w:rPr>
                <w:rFonts w:ascii="Times New Roman" w:hAnsi="Times New Roman" w:cs="Times New Roman"/>
                <w:sz w:val="24"/>
                <w:szCs w:val="24"/>
              </w:rPr>
              <w:t>Associate Professor of MIS</w:t>
            </w:r>
          </w:p>
          <w:p w14:paraId="344C4F4C" w14:textId="77777777" w:rsidR="00DA57BA" w:rsidRPr="00DE69C4" w:rsidRDefault="00DA57BA" w:rsidP="00345FA2">
            <w:pPr>
              <w:rPr>
                <w:rFonts w:ascii="Times New Roman" w:hAnsi="Times New Roman" w:cs="Times New Roman"/>
              </w:rPr>
            </w:pPr>
          </w:p>
        </w:tc>
      </w:tr>
      <w:tr w:rsidR="00DA57BA" w:rsidRPr="00DE69C4" w14:paraId="1786AE22" w14:textId="6E8ADCD1" w:rsidTr="00DA57BA">
        <w:tc>
          <w:tcPr>
            <w:tcW w:w="3055" w:type="dxa"/>
          </w:tcPr>
          <w:p w14:paraId="3D4C8C95" w14:textId="77777777" w:rsidR="00DA57BA" w:rsidRPr="00DE69C4" w:rsidRDefault="00DA57BA" w:rsidP="00345FA2">
            <w:pPr>
              <w:rPr>
                <w:rFonts w:ascii="Times New Roman" w:hAnsi="Times New Roman" w:cs="Times New Roman"/>
                <w:sz w:val="24"/>
                <w:szCs w:val="24"/>
              </w:rPr>
            </w:pPr>
          </w:p>
          <w:p w14:paraId="3725B199" w14:textId="38484BDA" w:rsidR="00DA57BA" w:rsidRPr="00DE69C4" w:rsidDel="0059142C" w:rsidRDefault="00DA57BA" w:rsidP="00DA57BA">
            <w:pPr>
              <w:rPr>
                <w:del w:id="15" w:author="Okuboyejo, Senanu R" w:date="2025-02-13T12:05:00Z"/>
                <w:rFonts w:ascii="Times New Roman" w:hAnsi="Times New Roman" w:cs="Times New Roman"/>
                <w:sz w:val="24"/>
                <w:szCs w:val="24"/>
              </w:rPr>
            </w:pPr>
            <w:del w:id="16" w:author="Okuboyejo, Senanu R" w:date="2025-02-13T12:05:00Z">
              <w:r w:rsidRPr="00DE69C4" w:rsidDel="0059142C">
                <w:rPr>
                  <w:rFonts w:ascii="Times New Roman" w:hAnsi="Times New Roman" w:cs="Times New Roman"/>
                  <w:sz w:val="24"/>
                  <w:szCs w:val="24"/>
                </w:rPr>
                <w:delText xml:space="preserve">Sincerely, </w:delText>
              </w:r>
            </w:del>
          </w:p>
          <w:p w14:paraId="3C1B11CD" w14:textId="77777777" w:rsidR="00DA57BA" w:rsidRPr="00DE69C4" w:rsidRDefault="00DA57BA" w:rsidP="00DA57BA">
            <w:pPr>
              <w:spacing w:line="276" w:lineRule="auto"/>
              <w:rPr>
                <w:rFonts w:ascii="Times New Roman" w:hAnsi="Times New Roman" w:cs="Times New Roman"/>
                <w:sz w:val="24"/>
                <w:szCs w:val="24"/>
              </w:rPr>
            </w:pPr>
          </w:p>
          <w:p w14:paraId="7586A96E" w14:textId="77777777" w:rsidR="00DA57BA" w:rsidRPr="00DE69C4" w:rsidRDefault="00DA57BA" w:rsidP="00DA57BA">
            <w:pPr>
              <w:spacing w:line="360" w:lineRule="auto"/>
              <w:rPr>
                <w:rFonts w:ascii="Times New Roman" w:hAnsi="Times New Roman" w:cs="Times New Roman"/>
                <w:sz w:val="24"/>
                <w:szCs w:val="24"/>
              </w:rPr>
            </w:pPr>
            <w:r w:rsidRPr="00DE69C4">
              <w:rPr>
                <w:rFonts w:ascii="Times New Roman" w:hAnsi="Times New Roman" w:cs="Times New Roman"/>
                <w:sz w:val="24"/>
                <w:szCs w:val="24"/>
              </w:rPr>
              <w:t xml:space="preserve">Simon Sung Jin, Ph.D. </w:t>
            </w:r>
          </w:p>
          <w:p w14:paraId="4A1ED77F" w14:textId="6BE77E88" w:rsidR="00DA57BA" w:rsidRPr="00DE69C4" w:rsidRDefault="00DA57BA" w:rsidP="00DA57BA">
            <w:pPr>
              <w:rPr>
                <w:rFonts w:ascii="Times New Roman" w:hAnsi="Times New Roman" w:cs="Times New Roman"/>
                <w:sz w:val="24"/>
                <w:szCs w:val="24"/>
              </w:rPr>
            </w:pPr>
            <w:r w:rsidRPr="00DE69C4">
              <w:rPr>
                <w:rFonts w:ascii="Times New Roman" w:hAnsi="Times New Roman" w:cs="Times New Roman"/>
                <w:sz w:val="24"/>
                <w:szCs w:val="24"/>
              </w:rPr>
              <w:t xml:space="preserve">Department Chair </w:t>
            </w:r>
          </w:p>
          <w:p w14:paraId="1C3E0AC4" w14:textId="77777777" w:rsidR="00DA57BA" w:rsidRPr="00DE69C4" w:rsidRDefault="00DA57BA" w:rsidP="00DA57BA">
            <w:pPr>
              <w:rPr>
                <w:rFonts w:ascii="Times New Roman" w:hAnsi="Times New Roman" w:cs="Times New Roman"/>
                <w:sz w:val="24"/>
                <w:szCs w:val="24"/>
              </w:rPr>
            </w:pPr>
            <w:r w:rsidRPr="00DE69C4">
              <w:rPr>
                <w:rFonts w:ascii="Times New Roman" w:hAnsi="Times New Roman" w:cs="Times New Roman"/>
                <w:sz w:val="24"/>
                <w:szCs w:val="24"/>
              </w:rPr>
              <w:t>Associate Professor of MIS</w:t>
            </w:r>
          </w:p>
          <w:p w14:paraId="7B13D5E7" w14:textId="0204A6B4" w:rsidR="00DA57BA" w:rsidRPr="00DE69C4" w:rsidRDefault="00DA57BA" w:rsidP="00345FA2">
            <w:pPr>
              <w:rPr>
                <w:rFonts w:ascii="Times New Roman" w:hAnsi="Times New Roman" w:cs="Times New Roman"/>
                <w:sz w:val="24"/>
                <w:szCs w:val="24"/>
              </w:rPr>
            </w:pPr>
          </w:p>
        </w:tc>
        <w:tc>
          <w:tcPr>
            <w:tcW w:w="3150" w:type="dxa"/>
          </w:tcPr>
          <w:p w14:paraId="43020A6F" w14:textId="77777777" w:rsidR="00DA57BA" w:rsidRPr="00DE69C4" w:rsidRDefault="00DA57BA" w:rsidP="00345FA2">
            <w:pPr>
              <w:rPr>
                <w:rFonts w:ascii="Times New Roman" w:hAnsi="Times New Roman" w:cs="Times New Roman"/>
                <w:sz w:val="24"/>
                <w:szCs w:val="24"/>
              </w:rPr>
            </w:pPr>
          </w:p>
          <w:p w14:paraId="7DF2D73B" w14:textId="62694DC1" w:rsidR="00DA57BA" w:rsidRPr="00DE69C4" w:rsidDel="0059142C" w:rsidRDefault="00DA57BA" w:rsidP="00DA57BA">
            <w:pPr>
              <w:rPr>
                <w:del w:id="17" w:author="Okuboyejo, Senanu R" w:date="2025-02-13T12:05:00Z"/>
                <w:rFonts w:ascii="Times New Roman" w:hAnsi="Times New Roman" w:cs="Times New Roman"/>
                <w:sz w:val="24"/>
                <w:szCs w:val="24"/>
              </w:rPr>
            </w:pPr>
            <w:del w:id="18" w:author="Okuboyejo, Senanu R" w:date="2025-02-13T12:05:00Z">
              <w:r w:rsidRPr="00DE69C4" w:rsidDel="0059142C">
                <w:rPr>
                  <w:rFonts w:ascii="Times New Roman" w:hAnsi="Times New Roman" w:cs="Times New Roman"/>
                  <w:sz w:val="24"/>
                  <w:szCs w:val="24"/>
                </w:rPr>
                <w:delText xml:space="preserve">Sincerely, </w:delText>
              </w:r>
            </w:del>
          </w:p>
          <w:p w14:paraId="6837F93A" w14:textId="77777777" w:rsidR="00DA57BA" w:rsidRPr="00DE69C4" w:rsidRDefault="00DA57BA" w:rsidP="00DA57BA">
            <w:pPr>
              <w:spacing w:line="276" w:lineRule="auto"/>
              <w:rPr>
                <w:rFonts w:ascii="Times New Roman" w:hAnsi="Times New Roman" w:cs="Times New Roman"/>
                <w:sz w:val="24"/>
                <w:szCs w:val="24"/>
              </w:rPr>
            </w:pPr>
          </w:p>
          <w:p w14:paraId="46611D95" w14:textId="3611189F" w:rsidR="00DA57BA" w:rsidRPr="00DE69C4" w:rsidRDefault="00DA57BA" w:rsidP="00DA57BA">
            <w:pPr>
              <w:spacing w:line="360" w:lineRule="auto"/>
              <w:rPr>
                <w:rFonts w:ascii="Times New Roman" w:hAnsi="Times New Roman" w:cs="Times New Roman"/>
                <w:sz w:val="24"/>
                <w:szCs w:val="24"/>
              </w:rPr>
            </w:pPr>
            <w:r w:rsidRPr="00DE69C4">
              <w:rPr>
                <w:rFonts w:ascii="Times New Roman" w:hAnsi="Times New Roman" w:cs="Times New Roman"/>
                <w:sz w:val="24"/>
                <w:szCs w:val="24"/>
              </w:rPr>
              <w:t>Senanu Ok</w:t>
            </w:r>
            <w:r w:rsidR="002F627F" w:rsidRPr="00DE69C4">
              <w:rPr>
                <w:rFonts w:ascii="Times New Roman" w:hAnsi="Times New Roman" w:cs="Times New Roman"/>
                <w:sz w:val="24"/>
                <w:szCs w:val="24"/>
              </w:rPr>
              <w:t>u</w:t>
            </w:r>
            <w:r w:rsidRPr="00DE69C4">
              <w:rPr>
                <w:rFonts w:ascii="Times New Roman" w:hAnsi="Times New Roman" w:cs="Times New Roman"/>
                <w:sz w:val="24"/>
                <w:szCs w:val="24"/>
              </w:rPr>
              <w:t xml:space="preserve">boyejo, Ph.D. </w:t>
            </w:r>
          </w:p>
          <w:p w14:paraId="16B8AC1B" w14:textId="77777777" w:rsidR="00DA57BA" w:rsidRPr="00DE69C4" w:rsidRDefault="00DA57BA" w:rsidP="00DA57BA">
            <w:pPr>
              <w:rPr>
                <w:rFonts w:ascii="Times New Roman" w:hAnsi="Times New Roman" w:cs="Times New Roman"/>
                <w:sz w:val="24"/>
                <w:szCs w:val="24"/>
              </w:rPr>
            </w:pPr>
            <w:r w:rsidRPr="00DE69C4">
              <w:rPr>
                <w:rFonts w:ascii="Times New Roman" w:hAnsi="Times New Roman" w:cs="Times New Roman"/>
                <w:sz w:val="24"/>
                <w:szCs w:val="24"/>
              </w:rPr>
              <w:t>Assistant Professor of MIS</w:t>
            </w:r>
          </w:p>
          <w:p w14:paraId="3F72FF7C" w14:textId="49A06F2E" w:rsidR="00DA57BA" w:rsidRPr="00DE69C4" w:rsidRDefault="00DA57BA" w:rsidP="00345FA2">
            <w:pPr>
              <w:rPr>
                <w:rFonts w:ascii="Times New Roman" w:hAnsi="Times New Roman" w:cs="Times New Roman"/>
                <w:sz w:val="24"/>
                <w:szCs w:val="24"/>
              </w:rPr>
            </w:pPr>
          </w:p>
          <w:p w14:paraId="39C00B85" w14:textId="77777777" w:rsidR="00DA57BA" w:rsidRPr="00DE69C4" w:rsidRDefault="00DA57BA" w:rsidP="00345FA2">
            <w:pPr>
              <w:rPr>
                <w:rFonts w:ascii="Times New Roman" w:hAnsi="Times New Roman" w:cs="Times New Roman"/>
                <w:sz w:val="24"/>
                <w:szCs w:val="24"/>
              </w:rPr>
            </w:pPr>
          </w:p>
        </w:tc>
        <w:tc>
          <w:tcPr>
            <w:tcW w:w="3150" w:type="dxa"/>
          </w:tcPr>
          <w:p w14:paraId="60461F55" w14:textId="77777777" w:rsidR="00DA57BA" w:rsidRPr="00DE69C4" w:rsidRDefault="00DA57BA" w:rsidP="00345FA2">
            <w:pPr>
              <w:rPr>
                <w:rFonts w:ascii="Times New Roman" w:hAnsi="Times New Roman" w:cs="Times New Roman"/>
              </w:rPr>
            </w:pPr>
          </w:p>
        </w:tc>
      </w:tr>
    </w:tbl>
    <w:p w14:paraId="07D71F13" w14:textId="77777777" w:rsidR="0008588A" w:rsidRPr="00DE69C4" w:rsidRDefault="0008588A" w:rsidP="00BB79BA">
      <w:pPr>
        <w:rPr>
          <w:rFonts w:ascii="Times New Roman" w:hAnsi="Times New Roman" w:cs="Times New Roman"/>
          <w:sz w:val="22"/>
          <w:szCs w:val="22"/>
        </w:rPr>
      </w:pPr>
    </w:p>
    <w:sectPr w:rsidR="0008588A" w:rsidRPr="00DE69C4" w:rsidSect="00770289">
      <w:headerReference w:type="default" r:id="rId8"/>
      <w:pgSz w:w="12240" w:h="15840"/>
      <w:pgMar w:top="0" w:right="1080" w:bottom="80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266F5" w14:textId="77777777" w:rsidR="00EE74D6" w:rsidRDefault="00EE74D6" w:rsidP="007E67EA">
      <w:r>
        <w:separator/>
      </w:r>
    </w:p>
  </w:endnote>
  <w:endnote w:type="continuationSeparator" w:id="0">
    <w:p w14:paraId="065C9A3A" w14:textId="77777777" w:rsidR="00EE74D6" w:rsidRDefault="00EE74D6" w:rsidP="007E6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7C9D8" w14:textId="77777777" w:rsidR="00EE74D6" w:rsidRDefault="00EE74D6" w:rsidP="007E67EA">
      <w:r>
        <w:separator/>
      </w:r>
    </w:p>
  </w:footnote>
  <w:footnote w:type="continuationSeparator" w:id="0">
    <w:p w14:paraId="6F36F9B8" w14:textId="77777777" w:rsidR="00EE74D6" w:rsidRDefault="00EE74D6" w:rsidP="007E6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31621" w14:textId="23E56234" w:rsidR="00770289" w:rsidRDefault="00770289" w:rsidP="00770289">
    <w:pPr>
      <w:pStyle w:val="Header"/>
      <w:jc w:val="center"/>
    </w:pPr>
    <w:r>
      <w:rPr>
        <w:noProof/>
      </w:rPr>
      <w:drawing>
        <wp:inline distT="0" distB="0" distL="0" distR="0" wp14:anchorId="31F51CCA" wp14:editId="4416498C">
          <wp:extent cx="542925" cy="392543"/>
          <wp:effectExtent l="0" t="0" r="3175" b="1270"/>
          <wp:docPr id="1" name="Picture 1" descr="Metro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ro State logo"/>
                  <pic:cNvPicPr/>
                </pic:nvPicPr>
                <pic:blipFill>
                  <a:blip r:embed="rId1">
                    <a:extLst>
                      <a:ext uri="{28A0092B-C50C-407E-A947-70E740481C1C}">
                        <a14:useLocalDpi xmlns:a14="http://schemas.microsoft.com/office/drawing/2010/main" val="0"/>
                      </a:ext>
                    </a:extLst>
                  </a:blip>
                  <a:stretch>
                    <a:fillRect/>
                  </a:stretch>
                </pic:blipFill>
                <pic:spPr>
                  <a:xfrm>
                    <a:off x="0" y="0"/>
                    <a:ext cx="554445" cy="400872"/>
                  </a:xfrm>
                  <a:prstGeom prst="rect">
                    <a:avLst/>
                  </a:prstGeom>
                </pic:spPr>
              </pic:pic>
            </a:graphicData>
          </a:graphic>
        </wp:inline>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kuboyejo, Senanu R">
    <w15:presenceInfo w15:providerId="AD" w15:userId="S::sg5065eb@minnstate.edu::6c645ace-34bb-4fdd-83ef-7690d85736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Y0NjExMDe3tDQ3MbNQ0lEKTi0uzszPAykwrAUA5YZ1PiwAAAA="/>
  </w:docVars>
  <w:rsids>
    <w:rsidRoot w:val="002F40A4"/>
    <w:rsid w:val="000456DF"/>
    <w:rsid w:val="00074913"/>
    <w:rsid w:val="0008588A"/>
    <w:rsid w:val="000C16D4"/>
    <w:rsid w:val="000E5330"/>
    <w:rsid w:val="00111FF9"/>
    <w:rsid w:val="001D51B2"/>
    <w:rsid w:val="002917A8"/>
    <w:rsid w:val="002933FB"/>
    <w:rsid w:val="002958D3"/>
    <w:rsid w:val="002F40A4"/>
    <w:rsid w:val="002F627F"/>
    <w:rsid w:val="00325147"/>
    <w:rsid w:val="00366FE4"/>
    <w:rsid w:val="003C1189"/>
    <w:rsid w:val="003D7442"/>
    <w:rsid w:val="00407392"/>
    <w:rsid w:val="00467802"/>
    <w:rsid w:val="00472649"/>
    <w:rsid w:val="00523F74"/>
    <w:rsid w:val="005753F7"/>
    <w:rsid w:val="0059142C"/>
    <w:rsid w:val="005A17EA"/>
    <w:rsid w:val="005B6C1E"/>
    <w:rsid w:val="00670133"/>
    <w:rsid w:val="00701A9C"/>
    <w:rsid w:val="00770003"/>
    <w:rsid w:val="00770289"/>
    <w:rsid w:val="007D2B0A"/>
    <w:rsid w:val="007E67EA"/>
    <w:rsid w:val="00800B33"/>
    <w:rsid w:val="009408C7"/>
    <w:rsid w:val="009A25C4"/>
    <w:rsid w:val="00A6701C"/>
    <w:rsid w:val="00AB1780"/>
    <w:rsid w:val="00AD1A8F"/>
    <w:rsid w:val="00B021C7"/>
    <w:rsid w:val="00B653F9"/>
    <w:rsid w:val="00BB79BA"/>
    <w:rsid w:val="00C255DB"/>
    <w:rsid w:val="00C906C0"/>
    <w:rsid w:val="00CB363E"/>
    <w:rsid w:val="00CC5860"/>
    <w:rsid w:val="00CD4319"/>
    <w:rsid w:val="00D87348"/>
    <w:rsid w:val="00DA57BA"/>
    <w:rsid w:val="00DD42F0"/>
    <w:rsid w:val="00DE69C4"/>
    <w:rsid w:val="00E1641C"/>
    <w:rsid w:val="00EC23D6"/>
    <w:rsid w:val="00EE6185"/>
    <w:rsid w:val="00EE74D6"/>
    <w:rsid w:val="00FE03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3A6F6"/>
  <w15:chartTrackingRefBased/>
  <w15:docId w15:val="{2BEF5340-4F3A-6643-A489-3F610E70D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5860"/>
    <w:rPr>
      <w:color w:val="0563C1" w:themeColor="hyperlink"/>
      <w:u w:val="single"/>
    </w:rPr>
  </w:style>
  <w:style w:type="character" w:styleId="UnresolvedMention">
    <w:name w:val="Unresolved Mention"/>
    <w:basedOn w:val="DefaultParagraphFont"/>
    <w:uiPriority w:val="99"/>
    <w:semiHidden/>
    <w:unhideWhenUsed/>
    <w:rsid w:val="00CC5860"/>
    <w:rPr>
      <w:color w:val="605E5C"/>
      <w:shd w:val="clear" w:color="auto" w:fill="E1DFDD"/>
    </w:rPr>
  </w:style>
  <w:style w:type="character" w:styleId="FollowedHyperlink">
    <w:name w:val="FollowedHyperlink"/>
    <w:basedOn w:val="DefaultParagraphFont"/>
    <w:uiPriority w:val="99"/>
    <w:semiHidden/>
    <w:unhideWhenUsed/>
    <w:rsid w:val="002958D3"/>
    <w:rPr>
      <w:color w:val="954F72" w:themeColor="followedHyperlink"/>
      <w:u w:val="single"/>
    </w:rPr>
  </w:style>
  <w:style w:type="paragraph" w:styleId="Header">
    <w:name w:val="header"/>
    <w:basedOn w:val="Normal"/>
    <w:link w:val="HeaderChar"/>
    <w:uiPriority w:val="99"/>
    <w:unhideWhenUsed/>
    <w:rsid w:val="007E67EA"/>
    <w:pPr>
      <w:tabs>
        <w:tab w:val="center" w:pos="4680"/>
        <w:tab w:val="right" w:pos="9360"/>
      </w:tabs>
    </w:pPr>
  </w:style>
  <w:style w:type="character" w:customStyle="1" w:styleId="HeaderChar">
    <w:name w:val="Header Char"/>
    <w:basedOn w:val="DefaultParagraphFont"/>
    <w:link w:val="Header"/>
    <w:uiPriority w:val="99"/>
    <w:rsid w:val="007E67EA"/>
  </w:style>
  <w:style w:type="paragraph" w:styleId="Footer">
    <w:name w:val="footer"/>
    <w:basedOn w:val="Normal"/>
    <w:link w:val="FooterChar"/>
    <w:uiPriority w:val="99"/>
    <w:unhideWhenUsed/>
    <w:rsid w:val="007E67EA"/>
    <w:pPr>
      <w:tabs>
        <w:tab w:val="center" w:pos="4680"/>
        <w:tab w:val="right" w:pos="9360"/>
      </w:tabs>
    </w:pPr>
  </w:style>
  <w:style w:type="character" w:customStyle="1" w:styleId="FooterChar">
    <w:name w:val="Footer Char"/>
    <w:basedOn w:val="DefaultParagraphFont"/>
    <w:link w:val="Footer"/>
    <w:uiPriority w:val="99"/>
    <w:rsid w:val="007E67EA"/>
  </w:style>
  <w:style w:type="table" w:styleId="TableGrid">
    <w:name w:val="Table Grid"/>
    <w:basedOn w:val="TableNormal"/>
    <w:uiPriority w:val="39"/>
    <w:rsid w:val="00DA57BA"/>
    <w:rPr>
      <w:rFonts w:eastAsiaTheme="minorEastAsia"/>
      <w:sz w:val="22"/>
      <w:szCs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9142C"/>
  </w:style>
  <w:style w:type="paragraph" w:styleId="NormalWeb">
    <w:name w:val="Normal (Web)"/>
    <w:basedOn w:val="Normal"/>
    <w:uiPriority w:val="99"/>
    <w:semiHidden/>
    <w:unhideWhenUsed/>
    <w:rsid w:val="0059142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20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20022-1C46-2649-9500-5AFCB7461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220</Words>
  <Characters>1428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Okuboyejo, Senanu R</dc:creator>
  <cp:keywords/>
  <dc:description/>
  <cp:lastModifiedBy>Okuboyejo, Senanu R</cp:lastModifiedBy>
  <cp:revision>2</cp:revision>
  <dcterms:created xsi:type="dcterms:W3CDTF">2025-02-13T18:07:00Z</dcterms:created>
  <dcterms:modified xsi:type="dcterms:W3CDTF">2025-02-13T18:07:00Z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60ae40bc10fb604d0af5a49d5cd820f4f3d2cc7df55a1f3558045a520e07297f</vt:lpwstr>
  </property>
</Properties>
</file>